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A70694" w14:textId="22B41172" w:rsidR="005B7139" w:rsidRDefault="00925464" w:rsidP="00925464">
      <w:pPr>
        <w:pStyle w:val="Heading2"/>
        <w:rPr>
          <w:lang w:val="en-US"/>
        </w:rPr>
      </w:pPr>
      <w:r>
        <w:rPr>
          <w:lang w:val="en-US"/>
        </w:rPr>
        <w:t xml:space="preserve">Introduction </w:t>
      </w:r>
    </w:p>
    <w:p w14:paraId="710E01BA" w14:textId="41652911" w:rsidR="00925464" w:rsidRDefault="00925464" w:rsidP="00925464">
      <w:pPr>
        <w:rPr>
          <w:lang w:val="en-US"/>
        </w:rPr>
      </w:pPr>
    </w:p>
    <w:p w14:paraId="60E54B9D" w14:textId="53BDA4CE" w:rsidR="00925464" w:rsidRDefault="00925464" w:rsidP="00925464">
      <w:pPr>
        <w:pStyle w:val="Heading2"/>
        <w:rPr>
          <w:lang w:val="en-US"/>
        </w:rPr>
      </w:pPr>
      <w:r>
        <w:rPr>
          <w:lang w:val="en-US"/>
        </w:rPr>
        <w:t>Background</w:t>
      </w:r>
    </w:p>
    <w:p w14:paraId="2D684F00" w14:textId="15AB7683" w:rsidR="00925464" w:rsidRDefault="00925464" w:rsidP="00925464">
      <w:pPr>
        <w:rPr>
          <w:lang w:val="en-US"/>
        </w:rPr>
      </w:pPr>
    </w:p>
    <w:p w14:paraId="6DEE4C50" w14:textId="2D526937" w:rsidR="00925464" w:rsidRDefault="00925464" w:rsidP="00925464">
      <w:pPr>
        <w:pStyle w:val="Heading2"/>
        <w:rPr>
          <w:lang w:val="en-US"/>
        </w:rPr>
      </w:pPr>
      <w:r>
        <w:rPr>
          <w:lang w:val="en-US"/>
        </w:rPr>
        <w:t>Data</w:t>
      </w:r>
    </w:p>
    <w:p w14:paraId="27DBB32F" w14:textId="040BFD62" w:rsidR="00877D49" w:rsidRDefault="00DD33B4" w:rsidP="00DD33B4">
      <w:pPr>
        <w:rPr>
          <w:lang w:val="en-US"/>
        </w:rPr>
      </w:pPr>
      <w:r>
        <w:rPr>
          <w:lang w:val="en-US"/>
        </w:rPr>
        <w:t>The VPN - non VPN (ISCXVPN2016) dataset from the University of New Brunswick’s Canadian Institute for Cybersecurity comprised the raw data for this project. The dataset, created by researchers</w:t>
      </w:r>
      <w:r w:rsidR="00877D49">
        <w:rPr>
          <w:lang w:val="en-US"/>
        </w:rPr>
        <w:t xml:space="preserve"> G. Gil, A.</w:t>
      </w:r>
      <w:r w:rsidR="002C47A8">
        <w:rPr>
          <w:lang w:val="en-US"/>
        </w:rPr>
        <w:br/>
      </w:r>
      <w:r w:rsidR="00877D49">
        <w:rPr>
          <w:lang w:val="en-US"/>
        </w:rPr>
        <w:t xml:space="preserve">Lashkari, M. Mamun, </w:t>
      </w:r>
      <w:r w:rsidR="002C47A8">
        <w:rPr>
          <w:lang w:val="en-US"/>
        </w:rPr>
        <w:t xml:space="preserve">and </w:t>
      </w:r>
      <w:r w:rsidR="00877D49">
        <w:rPr>
          <w:lang w:val="en-US"/>
        </w:rPr>
        <w:t xml:space="preserve">A. Ghorbani for their </w:t>
      </w:r>
      <w:r w:rsidR="00877D49" w:rsidRPr="00877D49">
        <w:rPr>
          <w:lang w:val="en-US"/>
        </w:rPr>
        <w:t>research</w:t>
      </w:r>
      <w:r w:rsidR="00877D49" w:rsidRPr="00877D49">
        <w:rPr>
          <w:i/>
          <w:iCs/>
          <w:lang w:val="en-US"/>
        </w:rPr>
        <w:t xml:space="preserve"> Characterization of Encrypted and VPN Traffic Using Time-Related Features </w:t>
      </w:r>
      <w:r w:rsidR="00877D49">
        <w:rPr>
          <w:rStyle w:val="FootnoteReference"/>
          <w:i/>
          <w:iCs/>
          <w:lang w:val="en-US"/>
        </w:rPr>
        <w:footnoteReference w:id="1"/>
      </w:r>
      <w:r w:rsidR="00877D49">
        <w:rPr>
          <w:i/>
          <w:iCs/>
          <w:lang w:val="en-US"/>
        </w:rPr>
        <w:t xml:space="preserve"> </w:t>
      </w:r>
      <w:r w:rsidR="00877D49">
        <w:rPr>
          <w:lang w:val="en-US"/>
        </w:rPr>
        <w:t xml:space="preserve">presents a cross section of real-world network traffic. The dataset compromises 7 different traffic categories (browsing, email, chat, streaming, file transfer, VOIP &amp; TraP2P) in both non-VPN and VPN form. Within each category, network traffic was collected using </w:t>
      </w:r>
      <w:del w:id="0" w:author="Anne" w:date="2020-07-08T21:56:00Z">
        <w:r w:rsidR="00877D49" w:rsidDel="002C47A8">
          <w:rPr>
            <w:lang w:val="en-US"/>
          </w:rPr>
          <w:delText xml:space="preserve">varied </w:delText>
        </w:r>
      </w:del>
      <w:ins w:id="1" w:author="Anne" w:date="2020-07-08T21:56:00Z">
        <w:r w:rsidR="002C47A8">
          <w:rPr>
            <w:lang w:val="en-US"/>
          </w:rPr>
          <w:t xml:space="preserve">various </w:t>
        </w:r>
      </w:ins>
      <w:r w:rsidR="00877D49">
        <w:rPr>
          <w:lang w:val="en-US"/>
        </w:rPr>
        <w:t>application</w:t>
      </w:r>
      <w:ins w:id="2" w:author="Anne" w:date="2020-07-08T21:56:00Z">
        <w:r w:rsidR="002C47A8">
          <w:rPr>
            <w:lang w:val="en-US"/>
          </w:rPr>
          <w:t>s</w:t>
        </w:r>
      </w:ins>
      <w:r w:rsidR="00877D49">
        <w:rPr>
          <w:lang w:val="en-US"/>
        </w:rPr>
        <w:t xml:space="preserve"> and services (example: gmail chat, facebook chat, hangout chat). </w:t>
      </w:r>
    </w:p>
    <w:p w14:paraId="15464C7A" w14:textId="0359BEB3" w:rsidR="00623E52" w:rsidRDefault="00EC1994" w:rsidP="00DD33B4">
      <w:pPr>
        <w:rPr>
          <w:lang w:val="en-US"/>
        </w:rPr>
      </w:pPr>
      <w:r>
        <w:rPr>
          <w:lang w:val="en-US"/>
        </w:rPr>
        <w:t xml:space="preserve">The dataset contained 150 .PCAP files containing between </w:t>
      </w:r>
      <w:r w:rsidR="0077655F">
        <w:rPr>
          <w:lang w:val="en-US"/>
        </w:rPr>
        <w:t>280</w:t>
      </w:r>
      <w:r>
        <w:rPr>
          <w:lang w:val="en-US"/>
        </w:rPr>
        <w:t xml:space="preserve"> to </w:t>
      </w:r>
      <w:r w:rsidR="00853329">
        <w:rPr>
          <w:lang w:val="en-US"/>
        </w:rPr>
        <w:t>5 743 493</w:t>
      </w:r>
      <w:r>
        <w:rPr>
          <w:lang w:val="en-US"/>
        </w:rPr>
        <w:t xml:space="preserve"> </w:t>
      </w:r>
      <w:r w:rsidR="00853329">
        <w:rPr>
          <w:lang w:val="en-US"/>
        </w:rPr>
        <w:t xml:space="preserve">individual </w:t>
      </w:r>
      <w:r>
        <w:rPr>
          <w:lang w:val="en-US"/>
        </w:rPr>
        <w:t>packets</w:t>
      </w:r>
      <w:r w:rsidR="00853329">
        <w:rPr>
          <w:lang w:val="en-US"/>
        </w:rPr>
        <w:t>.</w:t>
      </w:r>
      <w:r>
        <w:rPr>
          <w:lang w:val="en-US"/>
        </w:rPr>
        <w:t xml:space="preserve"> Figure 1 shows sample PCAP data from the dataset. As discussed in the background section, a packet is the means by which information is transmitted over the internet. Along with the information being transmitted (the payload)</w:t>
      </w:r>
      <w:ins w:id="3" w:author="Anne" w:date="2020-07-08T21:56:00Z">
        <w:r w:rsidR="002C47A8">
          <w:rPr>
            <w:lang w:val="en-US"/>
          </w:rPr>
          <w:t>,</w:t>
        </w:r>
      </w:ins>
      <w:r>
        <w:rPr>
          <w:lang w:val="en-US"/>
        </w:rPr>
        <w:t xml:space="preserve"> packets </w:t>
      </w:r>
      <w:del w:id="4" w:author="Anne" w:date="2020-07-08T21:56:00Z">
        <w:r w:rsidDel="002C47A8">
          <w:rPr>
            <w:lang w:val="en-US"/>
          </w:rPr>
          <w:delText xml:space="preserve">also </w:delText>
        </w:r>
      </w:del>
      <w:del w:id="5" w:author="Anne" w:date="2020-07-08T21:57:00Z">
        <w:r w:rsidDel="002C47A8">
          <w:rPr>
            <w:lang w:val="en-US"/>
          </w:rPr>
          <w:delText xml:space="preserve">has </w:delText>
        </w:r>
      </w:del>
      <w:ins w:id="6" w:author="Anne" w:date="2020-07-08T21:57:00Z">
        <w:r w:rsidR="002C47A8">
          <w:rPr>
            <w:lang w:val="en-US"/>
          </w:rPr>
          <w:t xml:space="preserve">have </w:t>
        </w:r>
      </w:ins>
      <w:ins w:id="7" w:author="Anne" w:date="2020-07-08T21:56:00Z">
        <w:r w:rsidR="002C47A8">
          <w:rPr>
            <w:lang w:val="en-US"/>
          </w:rPr>
          <w:t xml:space="preserve">also </w:t>
        </w:r>
      </w:ins>
      <w:r>
        <w:rPr>
          <w:lang w:val="en-US"/>
        </w:rPr>
        <w:t>underlying characteristic information (</w:t>
      </w:r>
      <w:r w:rsidR="00623E52">
        <w:rPr>
          <w:lang w:val="en-US"/>
        </w:rPr>
        <w:t>headers</w:t>
      </w:r>
      <w:r>
        <w:rPr>
          <w:lang w:val="en-US"/>
        </w:rPr>
        <w:t>).</w:t>
      </w:r>
      <w:r w:rsidR="00623E52">
        <w:rPr>
          <w:lang w:val="en-US"/>
        </w:rPr>
        <w:t xml:space="preserve"> </w:t>
      </w:r>
    </w:p>
    <w:p w14:paraId="353BD202" w14:textId="77777777" w:rsidR="0077655F" w:rsidRDefault="0077655F" w:rsidP="00853329">
      <w:pPr>
        <w:jc w:val="center"/>
        <w:rPr>
          <w:highlight w:val="yellow"/>
          <w:lang w:val="en-US"/>
        </w:rPr>
      </w:pPr>
      <w:r w:rsidRPr="0077655F">
        <w:rPr>
          <w:noProof/>
        </w:rPr>
        <w:drawing>
          <wp:inline distT="0" distB="0" distL="0" distR="0" wp14:anchorId="7BADB4CC" wp14:editId="59627A9D">
            <wp:extent cx="6345137" cy="35698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97851" cy="3599475"/>
                    </a:xfrm>
                    <a:prstGeom prst="rect">
                      <a:avLst/>
                    </a:prstGeom>
                  </pic:spPr>
                </pic:pic>
              </a:graphicData>
            </a:graphic>
          </wp:inline>
        </w:drawing>
      </w:r>
    </w:p>
    <w:p w14:paraId="063BE01A" w14:textId="5166DDB4" w:rsidR="0077655F" w:rsidRPr="00853329" w:rsidRDefault="0077655F" w:rsidP="00853329">
      <w:pPr>
        <w:pStyle w:val="NoSpacing"/>
        <w:jc w:val="center"/>
        <w:rPr>
          <w:rStyle w:val="SubtleEmphasis"/>
        </w:rPr>
      </w:pPr>
      <w:r w:rsidRPr="00853329">
        <w:rPr>
          <w:rStyle w:val="SubtleEmphasis"/>
        </w:rPr>
        <w:t>Figure 1: Packet Capture with Header Information from vpn_vimeo_A.pcap of ISCXVPN2016 Dataset</w:t>
      </w:r>
      <w:r w:rsidRPr="00853329">
        <w:rPr>
          <w:rStyle w:val="SubtleEmphasis"/>
        </w:rPr>
        <w:footnoteReference w:id="2"/>
      </w:r>
    </w:p>
    <w:p w14:paraId="53EB7C4A" w14:textId="0C0C04F8" w:rsidR="0077655F" w:rsidRDefault="0077655F" w:rsidP="0077655F">
      <w:pPr>
        <w:rPr>
          <w:highlight w:val="yellow"/>
          <w:lang w:val="en-US"/>
        </w:rPr>
      </w:pPr>
    </w:p>
    <w:p w14:paraId="442748A7" w14:textId="77777777" w:rsidR="0077655F" w:rsidRDefault="0077655F" w:rsidP="0077655F">
      <w:pPr>
        <w:rPr>
          <w:highlight w:val="yellow"/>
          <w:lang w:val="en-US"/>
        </w:rPr>
      </w:pPr>
    </w:p>
    <w:p w14:paraId="5BFC6A4A" w14:textId="52F46E64" w:rsidR="00623E52" w:rsidRDefault="008A4952" w:rsidP="00DD33B4">
      <w:pPr>
        <w:rPr>
          <w:lang w:val="en-US"/>
        </w:rPr>
      </w:pPr>
      <w:r w:rsidRPr="008A4952">
        <w:rPr>
          <w:highlight w:val="yellow"/>
          <w:lang w:val="en-US"/>
        </w:rPr>
        <w:t>Transition</w:t>
      </w:r>
    </w:p>
    <w:p w14:paraId="04E5E7AF" w14:textId="2963995E" w:rsidR="00925464" w:rsidRDefault="00623E52" w:rsidP="00623E52">
      <w:pPr>
        <w:pStyle w:val="Heading3"/>
        <w:rPr>
          <w:lang w:val="en-US"/>
        </w:rPr>
      </w:pPr>
      <w:r>
        <w:rPr>
          <w:lang w:val="en-US"/>
        </w:rPr>
        <w:t xml:space="preserve">Data Pre-Processing </w:t>
      </w:r>
    </w:p>
    <w:p w14:paraId="2D25D7C9" w14:textId="7C14CA7F" w:rsidR="006345AB" w:rsidRDefault="00623E52" w:rsidP="006345AB">
      <w:pPr>
        <w:rPr>
          <w:lang w:val="en-US"/>
        </w:rPr>
      </w:pPr>
      <w:r>
        <w:rPr>
          <w:lang w:val="en-US"/>
        </w:rPr>
        <w:t>The information required for VPN detection is contained within the packet headers</w:t>
      </w:r>
      <w:ins w:id="8" w:author="Anne" w:date="2020-07-08T21:58:00Z">
        <w:r w:rsidR="002C47A8">
          <w:rPr>
            <w:lang w:val="en-US"/>
          </w:rPr>
          <w:t xml:space="preserve"> and it is therefore necessary</w:t>
        </w:r>
      </w:ins>
      <w:del w:id="9" w:author="Anne" w:date="2020-07-08T21:58:00Z">
        <w:r w:rsidDel="002C47A8">
          <w:rPr>
            <w:lang w:val="en-US"/>
          </w:rPr>
          <w:delText>, therefore, there is a requirement</w:delText>
        </w:r>
      </w:del>
      <w:r>
        <w:rPr>
          <w:lang w:val="en-US"/>
        </w:rPr>
        <w:t xml:space="preserve"> to separate the headers from the payloads. Moreover, only basic pieces of header information are useful for the facilitation of VPN detection, such as </w:t>
      </w:r>
      <w:ins w:id="10" w:author="Anne" w:date="2020-07-08T21:59:00Z">
        <w:r w:rsidR="002C47A8">
          <w:rPr>
            <w:lang w:val="en-US"/>
          </w:rPr>
          <w:t xml:space="preserve">the </w:t>
        </w:r>
      </w:ins>
      <w:r>
        <w:rPr>
          <w:lang w:val="en-US"/>
        </w:rPr>
        <w:t xml:space="preserve">source and destination IP address and port number, </w:t>
      </w:r>
      <w:r w:rsidR="009E736C">
        <w:rPr>
          <w:lang w:val="en-US"/>
        </w:rPr>
        <w:t xml:space="preserve">the size of the packet, and </w:t>
      </w:r>
      <w:ins w:id="11" w:author="Anne" w:date="2020-07-08T21:59:00Z">
        <w:r w:rsidR="002C47A8">
          <w:rPr>
            <w:lang w:val="en-US"/>
          </w:rPr>
          <w:t xml:space="preserve">the </w:t>
        </w:r>
      </w:ins>
      <w:r w:rsidR="009E736C">
        <w:rPr>
          <w:lang w:val="en-US"/>
        </w:rPr>
        <w:t xml:space="preserve">time of transmission. To isolate and extract the required information from the raw PCAP files, the Canadian Institute of Cybersecurity </w:t>
      </w:r>
      <w:r w:rsidR="009E736C" w:rsidRPr="009E736C">
        <w:rPr>
          <w:i/>
          <w:iCs/>
          <w:lang w:val="en-US"/>
        </w:rPr>
        <w:t xml:space="preserve">CICFlowMeter </w:t>
      </w:r>
      <w:r w:rsidR="009E736C">
        <w:rPr>
          <w:lang w:val="en-US"/>
        </w:rPr>
        <w:t xml:space="preserve">application was employed. CICFlowMeter convert PCAP files into network traffic flows.  </w:t>
      </w:r>
    </w:p>
    <w:p w14:paraId="12066115" w14:textId="6B29B9AB" w:rsidR="008A4952" w:rsidRDefault="009E736C" w:rsidP="006345AB">
      <w:pPr>
        <w:rPr>
          <w:lang w:val="en-US"/>
        </w:rPr>
      </w:pPr>
      <w:r>
        <w:rPr>
          <w:lang w:val="en-US"/>
        </w:rPr>
        <w:t xml:space="preserve">A traffic </w:t>
      </w:r>
      <w:r w:rsidR="006345AB">
        <w:rPr>
          <w:lang w:val="en-US"/>
        </w:rPr>
        <w:t xml:space="preserve">flow is </w:t>
      </w:r>
      <w:ins w:id="12" w:author="Anne" w:date="2020-07-08T22:00:00Z">
        <w:r w:rsidR="002C47A8">
          <w:rPr>
            <w:lang w:val="en-US"/>
          </w:rPr>
          <w:t xml:space="preserve">the </w:t>
        </w:r>
      </w:ins>
      <w:r w:rsidR="006345AB">
        <w:rPr>
          <w:lang w:val="en-US"/>
        </w:rPr>
        <w:t>compilation of all packets being sent between a given source and destination over a specific time period</w:t>
      </w:r>
      <w:del w:id="13" w:author="Anne" w:date="2020-07-08T22:00:00Z">
        <w:r w:rsidR="006345AB" w:rsidDel="002C47A8">
          <w:rPr>
            <w:lang w:val="en-US"/>
          </w:rPr>
          <w:delText xml:space="preserve">, </w:delText>
        </w:r>
      </w:del>
      <w:ins w:id="14" w:author="Anne" w:date="2020-07-08T22:00:00Z">
        <w:r w:rsidR="002C47A8">
          <w:rPr>
            <w:lang w:val="en-US"/>
          </w:rPr>
          <w:t>. It</w:t>
        </w:r>
      </w:ins>
      <w:del w:id="15" w:author="Anne" w:date="2020-07-08T22:00:00Z">
        <w:r w:rsidR="006345AB" w:rsidDel="002C47A8">
          <w:rPr>
            <w:lang w:val="en-US"/>
          </w:rPr>
          <w:delText>it</w:delText>
        </w:r>
      </w:del>
      <w:r w:rsidR="006345AB">
        <w:rPr>
          <w:lang w:val="en-US"/>
        </w:rPr>
        <w:t xml:space="preserve"> can be considered as “</w:t>
      </w:r>
      <w:r w:rsidR="006345AB" w:rsidRPr="006345AB">
        <w:rPr>
          <w:lang w:val="en-US"/>
        </w:rPr>
        <w:t>an artificial logical equivalent to call or connection</w:t>
      </w:r>
      <w:r w:rsidR="006345AB">
        <w:rPr>
          <w:lang w:val="en-US"/>
        </w:rPr>
        <w:t>”</w:t>
      </w:r>
      <w:r w:rsidR="006345AB">
        <w:rPr>
          <w:rStyle w:val="FootnoteReference"/>
          <w:lang w:val="en-US"/>
        </w:rPr>
        <w:footnoteReference w:id="3"/>
      </w:r>
      <w:r w:rsidR="006345AB">
        <w:rPr>
          <w:lang w:val="en-US"/>
        </w:rPr>
        <w:t>. Like packets</w:t>
      </w:r>
      <w:ins w:id="16" w:author="Anne" w:date="2020-07-08T22:01:00Z">
        <w:r w:rsidR="002C47A8">
          <w:rPr>
            <w:lang w:val="en-US"/>
          </w:rPr>
          <w:t xml:space="preserve">, </w:t>
        </w:r>
      </w:ins>
      <w:ins w:id="17" w:author="Anne" w:date="2020-07-08T22:02:00Z">
        <w:r w:rsidR="002C47A8">
          <w:rPr>
            <w:lang w:val="en-US"/>
          </w:rPr>
          <w:t xml:space="preserve">a </w:t>
        </w:r>
      </w:ins>
      <w:ins w:id="18" w:author="Anne" w:date="2020-07-08T22:01:00Z">
        <w:r w:rsidR="002C47A8">
          <w:rPr>
            <w:lang w:val="en-US"/>
          </w:rPr>
          <w:t>traffic</w:t>
        </w:r>
      </w:ins>
      <w:r w:rsidR="006345AB">
        <w:rPr>
          <w:lang w:val="en-US"/>
        </w:rPr>
        <w:t xml:space="preserve"> flow also possess</w:t>
      </w:r>
      <w:ins w:id="19" w:author="Anne" w:date="2020-07-08T22:02:00Z">
        <w:r w:rsidR="002C47A8">
          <w:rPr>
            <w:lang w:val="en-US"/>
          </w:rPr>
          <w:t>es</w:t>
        </w:r>
      </w:ins>
      <w:r w:rsidR="006345AB">
        <w:rPr>
          <w:lang w:val="en-US"/>
        </w:rPr>
        <w:t xml:space="preserve"> characteristic information (compiled from the packets in the flow) such as </w:t>
      </w:r>
      <w:ins w:id="20" w:author="Anne" w:date="2020-07-08T22:02:00Z">
        <w:r w:rsidR="002C47A8">
          <w:rPr>
            <w:lang w:val="en-US"/>
          </w:rPr>
          <w:t xml:space="preserve">the </w:t>
        </w:r>
      </w:ins>
      <w:r w:rsidR="006345AB">
        <w:rPr>
          <w:lang w:val="en-US"/>
        </w:rPr>
        <w:t>source and destination IP addresses</w:t>
      </w:r>
      <w:ins w:id="21" w:author="Anne" w:date="2020-07-08T22:02:00Z">
        <w:r w:rsidR="002C47A8">
          <w:rPr>
            <w:lang w:val="en-US"/>
          </w:rPr>
          <w:t>,</w:t>
        </w:r>
      </w:ins>
      <w:r w:rsidR="006345AB">
        <w:rPr>
          <w:lang w:val="en-US"/>
        </w:rPr>
        <w:t xml:space="preserve"> a port number, timestamps, </w:t>
      </w:r>
      <w:ins w:id="22" w:author="Anne" w:date="2020-07-08T22:02:00Z">
        <w:r w:rsidR="002C47A8">
          <w:rPr>
            <w:lang w:val="en-US"/>
          </w:rPr>
          <w:t xml:space="preserve">the </w:t>
        </w:r>
      </w:ins>
      <w:r w:rsidR="006345AB">
        <w:rPr>
          <w:lang w:val="en-US"/>
        </w:rPr>
        <w:t xml:space="preserve">total number of packets transmitted in the flow and </w:t>
      </w:r>
      <w:ins w:id="23" w:author="Anne" w:date="2020-07-08T22:02:00Z">
        <w:r w:rsidR="002C47A8">
          <w:rPr>
            <w:lang w:val="en-US"/>
          </w:rPr>
          <w:t xml:space="preserve">the </w:t>
        </w:r>
      </w:ins>
      <w:r w:rsidR="006345AB">
        <w:rPr>
          <w:lang w:val="en-US"/>
        </w:rPr>
        <w:t xml:space="preserve">total number of bytes transmitted in the flow. </w:t>
      </w:r>
      <w:r w:rsidR="008A4952">
        <w:rPr>
          <w:lang w:val="en-US"/>
        </w:rPr>
        <w:t>Figure 2 show</w:t>
      </w:r>
      <w:ins w:id="24" w:author="Anne" w:date="2020-07-08T22:03:00Z">
        <w:r w:rsidR="002C47A8">
          <w:rPr>
            <w:lang w:val="en-US"/>
          </w:rPr>
          <w:t>s</w:t>
        </w:r>
      </w:ins>
      <w:r w:rsidR="008A4952">
        <w:rPr>
          <w:lang w:val="en-US"/>
        </w:rPr>
        <w:t xml:space="preserve"> a traffic flow generated by CICFlowMeter based of a PCAP file from the VPN dataset.</w:t>
      </w:r>
    </w:p>
    <w:p w14:paraId="05689E54" w14:textId="66512998" w:rsidR="008A4952" w:rsidRDefault="00853329" w:rsidP="00853329">
      <w:pPr>
        <w:jc w:val="center"/>
        <w:rPr>
          <w:lang w:val="en-US"/>
        </w:rPr>
      </w:pPr>
      <w:r>
        <w:rPr>
          <w:noProof/>
        </w:rPr>
        <w:drawing>
          <wp:inline distT="0" distB="0" distL="0" distR="0" wp14:anchorId="7DC6DA30" wp14:editId="52B58B01">
            <wp:extent cx="6492203" cy="3065069"/>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11522" cy="3074190"/>
                    </a:xfrm>
                    <a:prstGeom prst="rect">
                      <a:avLst/>
                    </a:prstGeom>
                  </pic:spPr>
                </pic:pic>
              </a:graphicData>
            </a:graphic>
          </wp:inline>
        </w:drawing>
      </w:r>
    </w:p>
    <w:p w14:paraId="74696BDF" w14:textId="75E75FBF" w:rsidR="00853329" w:rsidRPr="00853329" w:rsidRDefault="00853329" w:rsidP="00853329">
      <w:pPr>
        <w:jc w:val="center"/>
        <w:rPr>
          <w:rStyle w:val="SubtleEmphasis"/>
        </w:rPr>
      </w:pPr>
      <w:r w:rsidRPr="00853329">
        <w:rPr>
          <w:rStyle w:val="SubtleEmphasis"/>
        </w:rPr>
        <w:t xml:space="preserve">Figure 2: </w:t>
      </w:r>
      <w:r>
        <w:rPr>
          <w:rStyle w:val="SubtleEmphasis"/>
        </w:rPr>
        <w:t>Netflow</w:t>
      </w:r>
      <w:r w:rsidR="00A81B6C">
        <w:rPr>
          <w:rStyle w:val="SubtleEmphasis"/>
        </w:rPr>
        <w:t xml:space="preserve"> CSV</w:t>
      </w:r>
      <w:r>
        <w:rPr>
          <w:rStyle w:val="SubtleEmphasis"/>
        </w:rPr>
        <w:t xml:space="preserve"> Generated by CICFlowMeter from email1a.pcap</w:t>
      </w:r>
    </w:p>
    <w:p w14:paraId="071AD6C8" w14:textId="37069FE5" w:rsidR="008A4952" w:rsidRDefault="008A4952" w:rsidP="006345AB">
      <w:pPr>
        <w:rPr>
          <w:lang w:val="en-US"/>
        </w:rPr>
      </w:pPr>
      <w:r>
        <w:rPr>
          <w:lang w:val="en-US"/>
        </w:rPr>
        <w:t>For the purpose</w:t>
      </w:r>
      <w:del w:id="25" w:author="Anne" w:date="2020-07-08T22:06:00Z">
        <w:r w:rsidDel="0085530B">
          <w:rPr>
            <w:lang w:val="en-US"/>
          </w:rPr>
          <w:delText>d</w:delText>
        </w:r>
      </w:del>
      <w:r>
        <w:rPr>
          <w:lang w:val="en-US"/>
        </w:rPr>
        <w:t xml:space="preserve"> of this project, the conversion from PCAP file to </w:t>
      </w:r>
      <w:commentRangeStart w:id="26"/>
      <w:r>
        <w:rPr>
          <w:lang w:val="en-US"/>
        </w:rPr>
        <w:t>netflow</w:t>
      </w:r>
      <w:commentRangeEnd w:id="26"/>
      <w:r w:rsidR="002C47A8">
        <w:rPr>
          <w:rStyle w:val="CommentReference"/>
        </w:rPr>
        <w:commentReference w:id="26"/>
      </w:r>
      <w:r>
        <w:rPr>
          <w:lang w:val="en-US"/>
        </w:rPr>
        <w:t xml:space="preserve"> was done manually. Given that CICFlowMeter is developed in Java</w:t>
      </w:r>
      <w:ins w:id="27" w:author="Anne" w:date="2020-07-08T22:04:00Z">
        <w:r w:rsidR="0085530B">
          <w:rPr>
            <w:lang w:val="en-US"/>
          </w:rPr>
          <w:t>,</w:t>
        </w:r>
      </w:ins>
      <w:r>
        <w:rPr>
          <w:lang w:val="en-US"/>
        </w:rPr>
        <w:t xml:space="preserve"> it is not easily integrable into </w:t>
      </w:r>
      <w:del w:id="28" w:author="Anne" w:date="2020-07-08T22:05:00Z">
        <w:r w:rsidDel="0085530B">
          <w:rPr>
            <w:lang w:val="en-US"/>
          </w:rPr>
          <w:delText xml:space="preserve">the </w:delText>
        </w:r>
      </w:del>
      <w:ins w:id="29" w:author="Anne" w:date="2020-07-08T22:05:00Z">
        <w:r w:rsidR="0085530B">
          <w:rPr>
            <w:lang w:val="en-US"/>
          </w:rPr>
          <w:t xml:space="preserve">a </w:t>
        </w:r>
      </w:ins>
      <w:r>
        <w:rPr>
          <w:lang w:val="en-US"/>
        </w:rPr>
        <w:t xml:space="preserve">Python project file. Furthermore, since there is no functional difference between using raw PCAPs and netflows for the eventual classification and </w:t>
      </w:r>
      <w:del w:id="30" w:author="Anne" w:date="2020-07-08T22:06:00Z">
        <w:r w:rsidDel="0085530B">
          <w:rPr>
            <w:lang w:val="en-US"/>
          </w:rPr>
          <w:delText xml:space="preserve">that </w:delText>
        </w:r>
      </w:del>
      <w:ins w:id="31" w:author="Anne" w:date="2020-07-08T22:06:00Z">
        <w:r w:rsidR="0085530B">
          <w:rPr>
            <w:lang w:val="en-US"/>
          </w:rPr>
          <w:t xml:space="preserve">since </w:t>
        </w:r>
      </w:ins>
      <w:r>
        <w:rPr>
          <w:lang w:val="en-US"/>
        </w:rPr>
        <w:t>the operation is only conduct</w:t>
      </w:r>
      <w:ins w:id="32" w:author="Anne" w:date="2020-07-08T22:06:00Z">
        <w:r w:rsidR="0085530B">
          <w:rPr>
            <w:lang w:val="en-US"/>
          </w:rPr>
          <w:t>ed</w:t>
        </w:r>
      </w:ins>
      <w:r>
        <w:rPr>
          <w:lang w:val="en-US"/>
        </w:rPr>
        <w:t xml:space="preserve"> once, the PCAP files will not be included in the project files and the netflow csv files will be considered as the ‘raw data’ for the project.     </w:t>
      </w:r>
    </w:p>
    <w:p w14:paraId="7C95596C" w14:textId="425DAA8A" w:rsidR="008A4952" w:rsidRDefault="008A4952" w:rsidP="006345AB">
      <w:pPr>
        <w:rPr>
          <w:lang w:val="en-US"/>
        </w:rPr>
      </w:pPr>
      <w:r w:rsidRPr="008A4952">
        <w:rPr>
          <w:highlight w:val="yellow"/>
          <w:lang w:val="en-US"/>
        </w:rPr>
        <w:lastRenderedPageBreak/>
        <w:t>Transition</w:t>
      </w:r>
    </w:p>
    <w:p w14:paraId="43EF03AF" w14:textId="505C26C5" w:rsidR="009E736C" w:rsidRPr="00623E52" w:rsidRDefault="009E736C" w:rsidP="009E736C">
      <w:pPr>
        <w:pStyle w:val="Heading4"/>
        <w:rPr>
          <w:lang w:val="en-US"/>
        </w:rPr>
      </w:pPr>
      <w:r>
        <w:rPr>
          <w:lang w:val="en-US"/>
        </w:rPr>
        <w:t xml:space="preserve">Data filtration and consolidation </w:t>
      </w:r>
    </w:p>
    <w:p w14:paraId="19D3742A" w14:textId="47117DD5" w:rsidR="008A4952" w:rsidRDefault="008A4952" w:rsidP="008A4952">
      <w:pPr>
        <w:rPr>
          <w:lang w:val="en-US"/>
        </w:rPr>
      </w:pPr>
      <w:r>
        <w:rPr>
          <w:lang w:val="en-US"/>
        </w:rPr>
        <w:t>In addition to the basic flow features, CICFlowMeter also generates over 80 additional analytic features</w:t>
      </w:r>
      <w:ins w:id="33" w:author="Anne" w:date="2020-07-08T22:07:00Z">
        <w:r w:rsidR="0085530B">
          <w:rPr>
            <w:lang w:val="en-US"/>
          </w:rPr>
          <w:t>,</w:t>
        </w:r>
      </w:ins>
      <w:r w:rsidR="00DA2977">
        <w:rPr>
          <w:lang w:val="en-US"/>
        </w:rPr>
        <w:t xml:space="preserve"> some of which are visible in figure 2</w:t>
      </w:r>
      <w:r w:rsidR="006B1493">
        <w:rPr>
          <w:lang w:val="en-US"/>
        </w:rPr>
        <w:t xml:space="preserve">. However, </w:t>
      </w:r>
      <w:commentRangeStart w:id="34"/>
      <w:del w:id="35" w:author="Anne" w:date="2020-07-08T22:08:00Z">
        <w:r w:rsidR="006B1493" w:rsidDel="0085530B">
          <w:rPr>
            <w:lang w:val="en-US"/>
          </w:rPr>
          <w:delText xml:space="preserve">given </w:delText>
        </w:r>
      </w:del>
      <w:ins w:id="36" w:author="Anne" w:date="2020-07-08T22:08:00Z">
        <w:r w:rsidR="0085530B">
          <w:rPr>
            <w:lang w:val="en-US"/>
          </w:rPr>
          <w:t xml:space="preserve">in </w:t>
        </w:r>
      </w:ins>
      <w:r w:rsidR="006B1493">
        <w:rPr>
          <w:lang w:val="en-US"/>
        </w:rPr>
        <w:t>the context of this project</w:t>
      </w:r>
      <w:commentRangeEnd w:id="34"/>
      <w:r w:rsidR="0085530B">
        <w:rPr>
          <w:rStyle w:val="CommentReference"/>
        </w:rPr>
        <w:commentReference w:id="34"/>
      </w:r>
      <w:ins w:id="37" w:author="Anne" w:date="2020-07-08T22:07:00Z">
        <w:r w:rsidR="0085530B">
          <w:rPr>
            <w:lang w:val="en-US"/>
          </w:rPr>
          <w:t>,</w:t>
        </w:r>
      </w:ins>
      <w:r w:rsidR="006B1493">
        <w:rPr>
          <w:lang w:val="en-US"/>
        </w:rPr>
        <w:t xml:space="preserve"> these additional features are not required</w:t>
      </w:r>
      <w:del w:id="38" w:author="Anne" w:date="2020-07-08T22:08:00Z">
        <w:r w:rsidR="006B1493" w:rsidDel="0085530B">
          <w:rPr>
            <w:lang w:val="en-US"/>
          </w:rPr>
          <w:delText xml:space="preserve">, </w:delText>
        </w:r>
      </w:del>
      <w:ins w:id="39" w:author="Anne" w:date="2020-07-08T22:08:00Z">
        <w:r w:rsidR="0085530B">
          <w:rPr>
            <w:lang w:val="en-US"/>
          </w:rPr>
          <w:t xml:space="preserve">. </w:t>
        </w:r>
      </w:ins>
      <w:del w:id="40" w:author="Anne" w:date="2020-07-08T22:10:00Z">
        <w:r w:rsidR="006B1493" w:rsidDel="0085530B">
          <w:rPr>
            <w:lang w:val="en-US"/>
          </w:rPr>
          <w:delText xml:space="preserve">therefore </w:delText>
        </w:r>
      </w:del>
      <w:ins w:id="41" w:author="Anne" w:date="2020-07-08T22:10:00Z">
        <w:r w:rsidR="0085530B">
          <w:rPr>
            <w:lang w:val="en-US"/>
          </w:rPr>
          <w:t xml:space="preserve">Therefore, </w:t>
        </w:r>
      </w:ins>
      <w:r w:rsidR="00DA2977">
        <w:rPr>
          <w:lang w:val="en-US"/>
        </w:rPr>
        <w:t xml:space="preserve">the next </w:t>
      </w:r>
      <w:ins w:id="42" w:author="Anne" w:date="2020-07-08T22:10:00Z">
        <w:r w:rsidR="0085530B">
          <w:rPr>
            <w:lang w:val="en-US"/>
          </w:rPr>
          <w:t xml:space="preserve">two </w:t>
        </w:r>
      </w:ins>
      <w:r w:rsidR="00DA2977">
        <w:rPr>
          <w:lang w:val="en-US"/>
        </w:rPr>
        <w:t>step</w:t>
      </w:r>
      <w:ins w:id="43" w:author="Anne" w:date="2020-07-08T22:10:00Z">
        <w:r w:rsidR="0085530B">
          <w:rPr>
            <w:lang w:val="en-US"/>
          </w:rPr>
          <w:t>s</w:t>
        </w:r>
      </w:ins>
      <w:r w:rsidR="00DA2977">
        <w:rPr>
          <w:lang w:val="en-US"/>
        </w:rPr>
        <w:t xml:space="preserve"> in the data processing pipeline </w:t>
      </w:r>
      <w:del w:id="44" w:author="Anne" w:date="2020-07-08T22:10:00Z">
        <w:r w:rsidR="00DA2977" w:rsidDel="0085530B">
          <w:rPr>
            <w:lang w:val="en-US"/>
          </w:rPr>
          <w:delText xml:space="preserve">is </w:delText>
        </w:r>
      </w:del>
      <w:ins w:id="45" w:author="Anne" w:date="2020-07-08T22:10:00Z">
        <w:r w:rsidR="0085530B">
          <w:rPr>
            <w:lang w:val="en-US"/>
          </w:rPr>
          <w:t xml:space="preserve">are </w:t>
        </w:r>
      </w:ins>
      <w:r w:rsidR="00DA2977">
        <w:rPr>
          <w:lang w:val="en-US"/>
        </w:rPr>
        <w:t xml:space="preserve">to filter out the unnecessary features </w:t>
      </w:r>
      <w:del w:id="46" w:author="Anne" w:date="2020-07-08T22:10:00Z">
        <w:r w:rsidR="00DA2977" w:rsidDel="0085530B">
          <w:rPr>
            <w:lang w:val="en-US"/>
          </w:rPr>
          <w:delText>as well as</w:delText>
        </w:r>
      </w:del>
      <w:ins w:id="47" w:author="Anne" w:date="2020-07-08T22:10:00Z">
        <w:r w:rsidR="0085530B">
          <w:rPr>
            <w:lang w:val="en-US"/>
          </w:rPr>
          <w:t xml:space="preserve">and </w:t>
        </w:r>
      </w:ins>
      <w:del w:id="48" w:author="Anne" w:date="2020-07-08T22:10:00Z">
        <w:r w:rsidR="00DA2977" w:rsidDel="0085530B">
          <w:rPr>
            <w:lang w:val="en-US"/>
          </w:rPr>
          <w:delText xml:space="preserve"> </w:delText>
        </w:r>
      </w:del>
      <w:r w:rsidR="00DA2977">
        <w:rPr>
          <w:lang w:val="en-US"/>
        </w:rPr>
        <w:t xml:space="preserve">consolidate all 150 netflow csv files into one csv that can be subsequently used for feature engineering.  </w:t>
      </w:r>
      <w:r>
        <w:rPr>
          <w:lang w:val="en-US"/>
        </w:rPr>
        <w:t xml:space="preserve">  </w:t>
      </w:r>
    </w:p>
    <w:p w14:paraId="47A17591" w14:textId="38D3860F" w:rsidR="00DA2977" w:rsidRDefault="00DA2977" w:rsidP="008A4952">
      <w:pPr>
        <w:rPr>
          <w:lang w:val="en-US"/>
        </w:rPr>
      </w:pPr>
      <w:r>
        <w:rPr>
          <w:lang w:val="en-US"/>
        </w:rPr>
        <w:t>The desired baseline netflow feature</w:t>
      </w:r>
      <w:ins w:id="49" w:author="Anne" w:date="2020-07-08T22:11:00Z">
        <w:r w:rsidR="0085530B">
          <w:rPr>
            <w:lang w:val="en-US"/>
          </w:rPr>
          <w:t>s</w:t>
        </w:r>
      </w:ins>
      <w:r>
        <w:rPr>
          <w:lang w:val="en-US"/>
        </w:rPr>
        <w:t xml:space="preserve"> are source</w:t>
      </w:r>
      <w:ins w:id="50" w:author="Anne" w:date="2020-07-08T22:11:00Z">
        <w:r w:rsidR="0085530B">
          <w:rPr>
            <w:lang w:val="en-US"/>
          </w:rPr>
          <w:t xml:space="preserve"> the</w:t>
        </w:r>
      </w:ins>
      <w:r>
        <w:rPr>
          <w:lang w:val="en-US"/>
        </w:rPr>
        <w:t xml:space="preserve"> IP address, </w:t>
      </w:r>
      <w:ins w:id="51" w:author="Anne" w:date="2020-07-08T22:11:00Z">
        <w:r w:rsidR="0085530B">
          <w:rPr>
            <w:lang w:val="en-US"/>
          </w:rPr>
          <w:t xml:space="preserve">the </w:t>
        </w:r>
      </w:ins>
      <w:r>
        <w:rPr>
          <w:lang w:val="en-US"/>
        </w:rPr>
        <w:t xml:space="preserve">source port, </w:t>
      </w:r>
      <w:ins w:id="52" w:author="Anne" w:date="2020-07-08T22:11:00Z">
        <w:r w:rsidR="0085530B">
          <w:rPr>
            <w:lang w:val="en-US"/>
          </w:rPr>
          <w:t xml:space="preserve">the </w:t>
        </w:r>
      </w:ins>
      <w:r>
        <w:rPr>
          <w:lang w:val="en-US"/>
        </w:rPr>
        <w:t xml:space="preserve">destination IP address, </w:t>
      </w:r>
      <w:ins w:id="53" w:author="Anne" w:date="2020-07-08T22:11:00Z">
        <w:r w:rsidR="0085530B">
          <w:rPr>
            <w:lang w:val="en-US"/>
          </w:rPr>
          <w:t xml:space="preserve">the </w:t>
        </w:r>
      </w:ins>
      <w:r>
        <w:rPr>
          <w:lang w:val="en-US"/>
        </w:rPr>
        <w:t>destination port,</w:t>
      </w:r>
      <w:ins w:id="54" w:author="Anne" w:date="2020-07-08T22:11:00Z">
        <w:r w:rsidR="0085530B">
          <w:rPr>
            <w:lang w:val="en-US"/>
          </w:rPr>
          <w:t xml:space="preserve"> the</w:t>
        </w:r>
      </w:ins>
      <w:r>
        <w:rPr>
          <w:lang w:val="en-US"/>
        </w:rPr>
        <w:t xml:space="preserve"> total number of packets, and</w:t>
      </w:r>
      <w:ins w:id="55" w:author="Anne" w:date="2020-07-08T22:11:00Z">
        <w:r w:rsidR="0085530B">
          <w:rPr>
            <w:lang w:val="en-US"/>
          </w:rPr>
          <w:t xml:space="preserve"> the</w:t>
        </w:r>
      </w:ins>
      <w:r>
        <w:rPr>
          <w:lang w:val="en-US"/>
        </w:rPr>
        <w:t xml:space="preserve"> total number of bytes transmitted (length). In addition, a label was added to each flow to indicate if the flow was of type VPN or non-VPN. All but </w:t>
      </w:r>
      <w:ins w:id="56" w:author="Anne" w:date="2020-07-08T22:11:00Z">
        <w:r w:rsidR="0085530B">
          <w:rPr>
            <w:lang w:val="en-US"/>
          </w:rPr>
          <w:t xml:space="preserve">the </w:t>
        </w:r>
      </w:ins>
      <w:r>
        <w:rPr>
          <w:lang w:val="en-US"/>
        </w:rPr>
        <w:t xml:space="preserve">packet number, </w:t>
      </w:r>
      <w:ins w:id="57" w:author="Anne" w:date="2020-07-08T22:11:00Z">
        <w:r w:rsidR="0085530B">
          <w:rPr>
            <w:lang w:val="en-US"/>
          </w:rPr>
          <w:t xml:space="preserve">the </w:t>
        </w:r>
      </w:ins>
      <w:r>
        <w:rPr>
          <w:lang w:val="en-US"/>
        </w:rPr>
        <w:t xml:space="preserve">bytes transmitted, and </w:t>
      </w:r>
      <w:ins w:id="58" w:author="Anne" w:date="2020-07-08T22:12:00Z">
        <w:r w:rsidR="0085530B">
          <w:rPr>
            <w:lang w:val="en-US"/>
          </w:rPr>
          <w:t xml:space="preserve">the </w:t>
        </w:r>
      </w:ins>
      <w:r>
        <w:rPr>
          <w:lang w:val="en-US"/>
        </w:rPr>
        <w:t xml:space="preserve">VPN label already existed in the CICFlowMeter generated flows. Therefore, these columns were simply copied </w:t>
      </w:r>
      <w:r w:rsidR="0017170D">
        <w:rPr>
          <w:lang w:val="en-US"/>
        </w:rPr>
        <w:t>over</w:t>
      </w:r>
      <w:r>
        <w:rPr>
          <w:lang w:val="en-US"/>
        </w:rPr>
        <w:t xml:space="preserve"> </w:t>
      </w:r>
      <w:r w:rsidR="0017170D">
        <w:rPr>
          <w:lang w:val="en-US"/>
        </w:rPr>
        <w:t>to the</w:t>
      </w:r>
      <w:r>
        <w:rPr>
          <w:lang w:val="en-US"/>
        </w:rPr>
        <w:t xml:space="preserve"> filtered version of the traffic flow. </w:t>
      </w:r>
    </w:p>
    <w:p w14:paraId="3F9C1E25" w14:textId="193D4966" w:rsidR="0017170D" w:rsidRDefault="0017170D" w:rsidP="008A4952">
      <w:pPr>
        <w:rPr>
          <w:lang w:val="en-US"/>
        </w:rPr>
      </w:pPr>
      <w:r>
        <w:rPr>
          <w:lang w:val="en-US"/>
        </w:rPr>
        <w:t xml:space="preserve">It is important to note that CICFlowMeter generated features for a bi-directional flow, </w:t>
      </w:r>
      <w:del w:id="59" w:author="Anne" w:date="2020-07-08T22:12:00Z">
        <w:r w:rsidDel="0085530B">
          <w:rPr>
            <w:lang w:val="en-US"/>
          </w:rPr>
          <w:delText xml:space="preserve">therefore </w:delText>
        </w:r>
      </w:del>
      <w:ins w:id="60" w:author="Anne" w:date="2020-07-08T22:12:00Z">
        <w:r w:rsidR="0085530B">
          <w:rPr>
            <w:lang w:val="en-US"/>
          </w:rPr>
          <w:t xml:space="preserve">thus -  </w:t>
        </w:r>
      </w:ins>
      <w:r>
        <w:rPr>
          <w:lang w:val="en-US"/>
        </w:rPr>
        <w:t xml:space="preserve">as shown in </w:t>
      </w:r>
      <w:del w:id="61" w:author="Anne" w:date="2020-07-08T22:13:00Z">
        <w:r w:rsidDel="0085530B">
          <w:rPr>
            <w:lang w:val="en-US"/>
          </w:rPr>
          <w:delText xml:space="preserve">figure </w:delText>
        </w:r>
      </w:del>
      <w:ins w:id="62" w:author="Anne" w:date="2020-07-08T22:13:00Z">
        <w:r w:rsidR="0085530B">
          <w:rPr>
            <w:lang w:val="en-US"/>
          </w:rPr>
          <w:t xml:space="preserve">Figure </w:t>
        </w:r>
      </w:ins>
      <w:r>
        <w:rPr>
          <w:lang w:val="en-US"/>
        </w:rPr>
        <w:t>3</w:t>
      </w:r>
      <w:ins w:id="63" w:author="Anne" w:date="2020-07-08T22:12:00Z">
        <w:r w:rsidR="0085530B">
          <w:rPr>
            <w:lang w:val="en-US"/>
          </w:rPr>
          <w:t xml:space="preserve"> -</w:t>
        </w:r>
      </w:ins>
      <w:r>
        <w:rPr>
          <w:lang w:val="en-US"/>
        </w:rPr>
        <w:t xml:space="preserve">, it </w:t>
      </w:r>
      <w:del w:id="64" w:author="Anne" w:date="2020-07-08T22:13:00Z">
        <w:r w:rsidDel="0085530B">
          <w:rPr>
            <w:lang w:val="en-US"/>
          </w:rPr>
          <w:delText xml:space="preserve">calculates </w:delText>
        </w:r>
      </w:del>
      <w:ins w:id="65" w:author="Anne" w:date="2020-07-08T22:13:00Z">
        <w:r w:rsidR="0085530B">
          <w:rPr>
            <w:lang w:val="en-US"/>
          </w:rPr>
          <w:t xml:space="preserve">calculated </w:t>
        </w:r>
      </w:ins>
      <w:r>
        <w:rPr>
          <w:lang w:val="en-US"/>
        </w:rPr>
        <w:t>the total number of packets and bytes transmitted in the forward direction (source to destination) as well as the reverse (destination to source). The filtered netflow requires the total number of packets/ bytes</w:t>
      </w:r>
      <w:ins w:id="66" w:author="Anne" w:date="2020-07-08T22:13:00Z">
        <w:r w:rsidR="0085530B">
          <w:rPr>
            <w:lang w:val="en-US"/>
          </w:rPr>
          <w:t xml:space="preserve">. Consequently, </w:t>
        </w:r>
      </w:ins>
      <w:del w:id="67" w:author="Anne" w:date="2020-07-08T22:13:00Z">
        <w:r w:rsidDel="0085530B">
          <w:rPr>
            <w:lang w:val="en-US"/>
          </w:rPr>
          <w:delText xml:space="preserve"> therefore </w:delText>
        </w:r>
      </w:del>
      <w:r>
        <w:rPr>
          <w:lang w:val="en-US"/>
        </w:rPr>
        <w:t>the forward and reverse direction</w:t>
      </w:r>
      <w:ins w:id="68" w:author="Anne" w:date="2020-07-08T22:14:00Z">
        <w:r w:rsidR="0085530B">
          <w:rPr>
            <w:lang w:val="en-US"/>
          </w:rPr>
          <w:t>s</w:t>
        </w:r>
      </w:ins>
      <w:r>
        <w:rPr>
          <w:lang w:val="en-US"/>
        </w:rPr>
        <w:t xml:space="preserve"> of the CICFlowMeter were simply combined and added to the filtered version of the flow. Lastly, the VPN label was determined in accordance with the file name, since all PCAP files (and by extension CICFlowMeter netflows) of type VPN in the dataset start with ‘vpn_’.</w:t>
      </w:r>
      <w:r w:rsidR="00D43140">
        <w:rPr>
          <w:lang w:val="en-US"/>
        </w:rPr>
        <w:t xml:space="preserve"> An example of a filtered netflow is shown in </w:t>
      </w:r>
      <w:del w:id="69" w:author="Anne" w:date="2020-07-08T22:14:00Z">
        <w:r w:rsidR="00D43140" w:rsidDel="00333FD5">
          <w:rPr>
            <w:lang w:val="en-US"/>
          </w:rPr>
          <w:delText xml:space="preserve">figure </w:delText>
        </w:r>
      </w:del>
      <w:ins w:id="70" w:author="Anne" w:date="2020-07-08T22:14:00Z">
        <w:r w:rsidR="00333FD5">
          <w:rPr>
            <w:lang w:val="en-US"/>
          </w:rPr>
          <w:t xml:space="preserve">Figure </w:t>
        </w:r>
      </w:ins>
      <w:r w:rsidR="00D43140">
        <w:rPr>
          <w:lang w:val="en-US"/>
        </w:rPr>
        <w:t xml:space="preserve">4. </w:t>
      </w:r>
    </w:p>
    <w:p w14:paraId="1A435286" w14:textId="77777777" w:rsidR="00853329" w:rsidRDefault="00853329" w:rsidP="00853329">
      <w:pPr>
        <w:jc w:val="center"/>
      </w:pPr>
      <w:r>
        <w:rPr>
          <w:noProof/>
        </w:rPr>
        <w:drawing>
          <wp:inline distT="0" distB="0" distL="0" distR="0" wp14:anchorId="72471115" wp14:editId="01E2EC1C">
            <wp:extent cx="2452494" cy="2527956"/>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9958" cy="2556265"/>
                    </a:xfrm>
                    <a:prstGeom prst="rect">
                      <a:avLst/>
                    </a:prstGeom>
                  </pic:spPr>
                </pic:pic>
              </a:graphicData>
            </a:graphic>
          </wp:inline>
        </w:drawing>
      </w:r>
    </w:p>
    <w:p w14:paraId="1BC74B74" w14:textId="6026FC0D" w:rsidR="00853329" w:rsidRPr="00853329" w:rsidRDefault="00853329" w:rsidP="00853329">
      <w:pPr>
        <w:jc w:val="center"/>
        <w:rPr>
          <w:rStyle w:val="SubtleEmphasis"/>
        </w:rPr>
      </w:pPr>
      <w:r w:rsidRPr="00853329">
        <w:rPr>
          <w:rStyle w:val="SubtleEmphasis"/>
        </w:rPr>
        <w:t xml:space="preserve">Figure </w:t>
      </w:r>
      <w:r w:rsidR="00A81B6C">
        <w:rPr>
          <w:rStyle w:val="SubtleEmphasis"/>
        </w:rPr>
        <w:t>3</w:t>
      </w:r>
      <w:r w:rsidRPr="00853329">
        <w:rPr>
          <w:rStyle w:val="SubtleEmphasis"/>
        </w:rPr>
        <w:t xml:space="preserve">: </w:t>
      </w:r>
      <w:r w:rsidR="00A81B6C">
        <w:rPr>
          <w:rStyle w:val="SubtleEmphasis"/>
        </w:rPr>
        <w:t xml:space="preserve">Packet Numbers &amp; Packet Length Metric of Netflow </w:t>
      </w:r>
      <w:r>
        <w:rPr>
          <w:rStyle w:val="SubtleEmphasis"/>
        </w:rPr>
        <w:t>Generated by CICFlowMeter from email1a.pcap</w:t>
      </w:r>
    </w:p>
    <w:p w14:paraId="54BD5271" w14:textId="77777777" w:rsidR="00853329" w:rsidRDefault="00853329" w:rsidP="00853329">
      <w:pPr>
        <w:jc w:val="center"/>
      </w:pPr>
    </w:p>
    <w:p w14:paraId="4E92F67F" w14:textId="6DC86E98" w:rsidR="00D43140" w:rsidRDefault="00853329" w:rsidP="00853329">
      <w:pPr>
        <w:jc w:val="center"/>
      </w:pPr>
      <w:r>
        <w:rPr>
          <w:noProof/>
        </w:rPr>
        <w:lastRenderedPageBreak/>
        <w:drawing>
          <wp:inline distT="0" distB="0" distL="0" distR="0" wp14:anchorId="58927D25" wp14:editId="0A2C548F">
            <wp:extent cx="5095269" cy="3261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3293" cy="3273382"/>
                    </a:xfrm>
                    <a:prstGeom prst="rect">
                      <a:avLst/>
                    </a:prstGeom>
                  </pic:spPr>
                </pic:pic>
              </a:graphicData>
            </a:graphic>
          </wp:inline>
        </w:drawing>
      </w:r>
    </w:p>
    <w:p w14:paraId="7FA8BE8A" w14:textId="7556143D" w:rsidR="00A81B6C" w:rsidRPr="00853329" w:rsidRDefault="00A81B6C" w:rsidP="00A81B6C">
      <w:pPr>
        <w:jc w:val="center"/>
        <w:rPr>
          <w:rStyle w:val="SubtleEmphasis"/>
        </w:rPr>
      </w:pPr>
      <w:r w:rsidRPr="00853329">
        <w:rPr>
          <w:rStyle w:val="SubtleEmphasis"/>
        </w:rPr>
        <w:t xml:space="preserve">Figure </w:t>
      </w:r>
      <w:r>
        <w:rPr>
          <w:rStyle w:val="SubtleEmphasis"/>
        </w:rPr>
        <w:t>4: Filtered Netflow CSV (data derived from email1a.pcap)</w:t>
      </w:r>
    </w:p>
    <w:p w14:paraId="3D479EED" w14:textId="77777777" w:rsidR="00A81B6C" w:rsidRPr="00853329" w:rsidRDefault="00A81B6C" w:rsidP="00853329">
      <w:pPr>
        <w:jc w:val="center"/>
      </w:pPr>
    </w:p>
    <w:p w14:paraId="06C0B5D2" w14:textId="77777777" w:rsidR="00C81078" w:rsidRDefault="0017170D" w:rsidP="00925464">
      <w:pPr>
        <w:rPr>
          <w:lang w:val="en-US"/>
        </w:rPr>
      </w:pPr>
      <w:r>
        <w:rPr>
          <w:lang w:val="en-US"/>
        </w:rPr>
        <w:t xml:space="preserve">The netflow filtering was implemented by using </w:t>
      </w:r>
      <w:r w:rsidR="00703464">
        <w:rPr>
          <w:lang w:val="en-US"/>
        </w:rPr>
        <w:t>NumPy</w:t>
      </w:r>
      <w:r>
        <w:rPr>
          <w:lang w:val="en-US"/>
        </w:rPr>
        <w:t xml:space="preserve"> arrays</w:t>
      </w:r>
      <w:r w:rsidR="00703464">
        <w:rPr>
          <w:lang w:val="en-US"/>
        </w:rPr>
        <w:t xml:space="preserve"> and Pandas</w:t>
      </w:r>
      <w:r>
        <w:rPr>
          <w:lang w:val="en-US"/>
        </w:rPr>
        <w:t xml:space="preserve"> to allow for efficient coping of entire columns from the CICFlowMeter netflow</w:t>
      </w:r>
      <w:r w:rsidR="00703464">
        <w:rPr>
          <w:lang w:val="en-US"/>
        </w:rPr>
        <w:t xml:space="preserve"> CSV file to the filtered netflow CSV file. Additionally, all 150 filtered netflow csv files were consolidated into a singular CSV file using Panda’s </w:t>
      </w:r>
      <w:commentRangeStart w:id="71"/>
      <w:r w:rsidR="00703464">
        <w:rPr>
          <w:lang w:val="en-US"/>
        </w:rPr>
        <w:t xml:space="preserve">concatenation </w:t>
      </w:r>
      <w:commentRangeEnd w:id="71"/>
      <w:r w:rsidR="00333FD5">
        <w:rPr>
          <w:rStyle w:val="CommentReference"/>
        </w:rPr>
        <w:commentReference w:id="71"/>
      </w:r>
      <w:r w:rsidR="00703464">
        <w:rPr>
          <w:lang w:val="en-US"/>
        </w:rPr>
        <w:t xml:space="preserve">function file with all netflows sorted chronologically. </w:t>
      </w:r>
    </w:p>
    <w:p w14:paraId="68ED0C03" w14:textId="352B1D66" w:rsidR="00925464" w:rsidRDefault="004A4784" w:rsidP="00925464">
      <w:pPr>
        <w:rPr>
          <w:lang w:val="en-US"/>
        </w:rPr>
      </w:pPr>
      <w:r>
        <w:rPr>
          <w:lang w:val="en-US"/>
        </w:rPr>
        <w:t xml:space="preserve">Overall, with the use of NumPy arrays, the filtering and consolidation of the raw data </w:t>
      </w:r>
      <w:del w:id="72" w:author="Anne" w:date="2020-07-08T22:15:00Z">
        <w:r w:rsidDel="00333FD5">
          <w:rPr>
            <w:lang w:val="en-US"/>
          </w:rPr>
          <w:delText xml:space="preserve">was </w:delText>
        </w:r>
      </w:del>
      <w:ins w:id="73" w:author="Anne" w:date="2020-07-08T22:15:00Z">
        <w:r w:rsidR="00333FD5">
          <w:rPr>
            <w:lang w:val="en-US"/>
          </w:rPr>
          <w:t xml:space="preserve">were </w:t>
        </w:r>
      </w:ins>
      <w:r>
        <w:rPr>
          <w:lang w:val="en-US"/>
        </w:rPr>
        <w:t xml:space="preserve">very efficient, taking ~5 seconds to filter and consolidate.  </w:t>
      </w:r>
      <w:r w:rsidR="00C81078">
        <w:rPr>
          <w:lang w:val="en-US"/>
        </w:rPr>
        <w:t>The total number of netflow</w:t>
      </w:r>
      <w:ins w:id="74" w:author="Anne" w:date="2020-07-08T22:15:00Z">
        <w:r w:rsidR="00333FD5">
          <w:rPr>
            <w:lang w:val="en-US"/>
          </w:rPr>
          <w:t>s</w:t>
        </w:r>
      </w:ins>
      <w:r w:rsidR="00C81078">
        <w:rPr>
          <w:lang w:val="en-US"/>
        </w:rPr>
        <w:t xml:space="preserve"> in the consolidated CSV file is ~215 000 netflows of which ~23 000 are VPN netflows. </w:t>
      </w:r>
    </w:p>
    <w:p w14:paraId="557076B2" w14:textId="64A22D32" w:rsidR="004A4784" w:rsidRDefault="004A4784" w:rsidP="00925464">
      <w:pPr>
        <w:rPr>
          <w:lang w:val="en-US"/>
        </w:rPr>
      </w:pPr>
      <w:r w:rsidRPr="008A4952">
        <w:rPr>
          <w:highlight w:val="yellow"/>
          <w:lang w:val="en-US"/>
        </w:rPr>
        <w:t>Transition</w:t>
      </w:r>
      <w:r w:rsidR="00DE1433">
        <w:rPr>
          <w:lang w:val="en-US"/>
        </w:rPr>
        <w:t>/conclusion data</w:t>
      </w:r>
    </w:p>
    <w:p w14:paraId="43B15CD1" w14:textId="322E5B86" w:rsidR="00925464" w:rsidRDefault="00925464" w:rsidP="00925464">
      <w:pPr>
        <w:pStyle w:val="Heading2"/>
        <w:rPr>
          <w:lang w:val="en-US"/>
        </w:rPr>
      </w:pPr>
      <w:r>
        <w:rPr>
          <w:lang w:val="en-US"/>
        </w:rPr>
        <w:t>Feature Engineering</w:t>
      </w:r>
    </w:p>
    <w:p w14:paraId="0E935F41" w14:textId="14AE533B" w:rsidR="00D43140" w:rsidRDefault="00D43140" w:rsidP="004A4784">
      <w:pPr>
        <w:rPr>
          <w:lang w:val="en-US"/>
        </w:rPr>
      </w:pPr>
      <w:r>
        <w:rPr>
          <w:lang w:val="en-US"/>
        </w:rPr>
        <w:t xml:space="preserve">Feature engineering aims to extract additional information from the raw data </w:t>
      </w:r>
      <w:del w:id="75" w:author="Anne" w:date="2020-07-08T22:18:00Z">
        <w:r w:rsidDel="00333FD5">
          <w:rPr>
            <w:lang w:val="en-US"/>
          </w:rPr>
          <w:delText>such that</w:delText>
        </w:r>
      </w:del>
      <w:ins w:id="76" w:author="Anne" w:date="2020-07-08T22:18:00Z">
        <w:r w:rsidR="00333FD5">
          <w:rPr>
            <w:lang w:val="en-US"/>
          </w:rPr>
          <w:t xml:space="preserve">so that </w:t>
        </w:r>
      </w:ins>
      <w:del w:id="77" w:author="Anne" w:date="2020-07-08T22:19:00Z">
        <w:r w:rsidDel="00333FD5">
          <w:rPr>
            <w:lang w:val="en-US"/>
          </w:rPr>
          <w:delText xml:space="preserve"> </w:delText>
        </w:r>
      </w:del>
      <w:r>
        <w:rPr>
          <w:lang w:val="en-US"/>
        </w:rPr>
        <w:t xml:space="preserve">this extra information can be passed to machine learning algorithms to maximize their predictive capability. </w:t>
      </w:r>
    </w:p>
    <w:p w14:paraId="05ED1BBD" w14:textId="3D9183A3" w:rsidR="00D43140" w:rsidRPr="004A4784" w:rsidRDefault="00D43140" w:rsidP="004A4784">
      <w:pPr>
        <w:rPr>
          <w:lang w:val="en-US"/>
        </w:rPr>
      </w:pPr>
      <w:r>
        <w:rPr>
          <w:lang w:val="en-US"/>
        </w:rPr>
        <w:t xml:space="preserve">This project uses a rolling window framework to enable the feature engineering from pre-processed data. </w:t>
      </w:r>
    </w:p>
    <w:p w14:paraId="6876D74C" w14:textId="77777777" w:rsidR="004A4784" w:rsidRPr="004A4784" w:rsidRDefault="004A4784" w:rsidP="004A4784">
      <w:pPr>
        <w:rPr>
          <w:lang w:val="en-US"/>
        </w:rPr>
      </w:pPr>
    </w:p>
    <w:p w14:paraId="5A52D93E" w14:textId="17EEF7B4" w:rsidR="00925464" w:rsidRDefault="00925464" w:rsidP="00925464">
      <w:pPr>
        <w:pStyle w:val="Heading3"/>
        <w:rPr>
          <w:lang w:val="en-US"/>
        </w:rPr>
      </w:pPr>
      <w:r>
        <w:rPr>
          <w:lang w:val="en-US"/>
        </w:rPr>
        <w:t>Rolling Window</w:t>
      </w:r>
    </w:p>
    <w:p w14:paraId="6126069E" w14:textId="787EAAA6" w:rsidR="00AF7F2B" w:rsidRDefault="00D43140" w:rsidP="00D43140">
      <w:pPr>
        <w:rPr>
          <w:lang w:val="en-US"/>
        </w:rPr>
      </w:pPr>
      <w:r>
        <w:rPr>
          <w:lang w:val="en-US"/>
        </w:rPr>
        <w:t>A rolling window (RW) is an analytical framework for time-se</w:t>
      </w:r>
      <w:r w:rsidR="00AF7F2B">
        <w:rPr>
          <w:lang w:val="en-US"/>
        </w:rPr>
        <w:t>ries data, where whole dataset is analyzed through fixed sized subsample</w:t>
      </w:r>
      <w:ins w:id="78" w:author="Anne" w:date="2020-07-08T22:19:00Z">
        <w:r w:rsidR="00333FD5">
          <w:rPr>
            <w:lang w:val="en-US"/>
          </w:rPr>
          <w:t>s</w:t>
        </w:r>
      </w:ins>
      <w:r w:rsidR="00AF7F2B">
        <w:rPr>
          <w:lang w:val="en-US"/>
        </w:rPr>
        <w:t xml:space="preserve"> of the dataset. The RW initially starts with the oldest data, and on each iteration, it progresses to the next time-series data which is ‘younger/newer’ than the previous iteration. The analysis comprises the target of the RW (the youngest of newest data entry) + the RW size </w:t>
      </w:r>
      <w:r w:rsidR="00AF7F2B">
        <w:rPr>
          <w:lang w:val="en-US"/>
        </w:rPr>
        <w:lastRenderedPageBreak/>
        <w:t>– 1 trailing data entry which fall in the window. Figure 5 is a visual representation of a RW</w:t>
      </w:r>
      <w:ins w:id="79" w:author="Anne" w:date="2020-07-08T22:20:00Z">
        <w:r w:rsidR="00333FD5" w:rsidRPr="00333FD5">
          <w:t xml:space="preserve"> </w:t>
        </w:r>
      </w:ins>
      <w:moveToRangeStart w:id="80" w:author="Anne" w:date="2020-07-08T22:20:00Z" w:name="move45139271"/>
      <w:moveTo w:id="81" w:author="Anne" w:date="2020-07-08T22:20:00Z">
        <w:r w:rsidR="00333FD5">
          <w:t xml:space="preserve">where </w:t>
        </w:r>
        <w:r w:rsidR="00333FD5">
          <w:rPr>
            <w:i/>
            <w:iCs/>
          </w:rPr>
          <w:t>m</w:t>
        </w:r>
        <w:r w:rsidR="00333FD5">
          <w:t xml:space="preserve"> is the time-series dataset and </w:t>
        </w:r>
        <w:r w:rsidR="00333FD5">
          <w:rPr>
            <w:i/>
            <w:iCs/>
          </w:rPr>
          <w:t xml:space="preserve">h </w:t>
        </w:r>
        <w:r w:rsidR="00333FD5">
          <w:t>is the RW.</w:t>
        </w:r>
      </w:moveTo>
      <w:moveToRangeEnd w:id="80"/>
      <w:r w:rsidR="00AF7F2B">
        <w:rPr>
          <w:lang w:val="en-US"/>
        </w:rPr>
        <w:t>:</w:t>
      </w:r>
    </w:p>
    <w:p w14:paraId="36DBB4C3" w14:textId="43131EB9" w:rsidR="00AF7F2B" w:rsidRDefault="00AF7F2B" w:rsidP="00AF7F2B">
      <w:pPr>
        <w:jc w:val="center"/>
        <w:rPr>
          <w:lang w:val="en-US"/>
        </w:rPr>
      </w:pPr>
      <w:r>
        <w:rPr>
          <w:noProof/>
        </w:rPr>
        <w:drawing>
          <wp:inline distT="0" distB="0" distL="0" distR="0" wp14:anchorId="4F8E7CA4" wp14:editId="28508CD3">
            <wp:extent cx="41529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1600200"/>
                    </a:xfrm>
                    <a:prstGeom prst="rect">
                      <a:avLst/>
                    </a:prstGeom>
                  </pic:spPr>
                </pic:pic>
              </a:graphicData>
            </a:graphic>
          </wp:inline>
        </w:drawing>
      </w:r>
    </w:p>
    <w:p w14:paraId="6F35B2A0" w14:textId="09A977C0" w:rsidR="00AF7F2B" w:rsidRDefault="00E33679" w:rsidP="00AF7F2B">
      <w:pPr>
        <w:jc w:val="center"/>
      </w:pPr>
      <w:hyperlink r:id="rId15" w:history="1">
        <w:r w:rsidR="00AF7F2B">
          <w:rPr>
            <w:rStyle w:val="Hyperlink"/>
          </w:rPr>
          <w:t>https://www.mathworks.com/help/econ/rolling-window-estimation-of-state-space-models.html</w:t>
        </w:r>
      </w:hyperlink>
    </w:p>
    <w:p w14:paraId="4563A936" w14:textId="1A3E3AE8" w:rsidR="00AF7F2B" w:rsidRDefault="00AF7F2B" w:rsidP="00AF7F2B">
      <w:moveFromRangeStart w:id="82" w:author="Anne" w:date="2020-07-08T22:20:00Z" w:name="move45139271"/>
      <w:moveFrom w:id="83" w:author="Anne" w:date="2020-07-08T22:20:00Z">
        <w:r w:rsidDel="00333FD5">
          <w:t xml:space="preserve">where </w:t>
        </w:r>
        <w:r w:rsidDel="00333FD5">
          <w:rPr>
            <w:i/>
            <w:iCs/>
          </w:rPr>
          <w:t>m</w:t>
        </w:r>
        <w:r w:rsidDel="00333FD5">
          <w:t xml:space="preserve"> is the time-series dataset and </w:t>
        </w:r>
        <w:r w:rsidDel="00333FD5">
          <w:rPr>
            <w:i/>
            <w:iCs/>
          </w:rPr>
          <w:t xml:space="preserve">h </w:t>
        </w:r>
        <w:r w:rsidDel="00333FD5">
          <w:t xml:space="preserve">is the RW. </w:t>
        </w:r>
      </w:moveFrom>
      <w:moveFromRangeEnd w:id="82"/>
      <w:r>
        <w:t>Figure 6 illustrate</w:t>
      </w:r>
      <w:ins w:id="84" w:author="Anne" w:date="2020-07-08T22:21:00Z">
        <w:r w:rsidR="00333FD5">
          <w:t>s</w:t>
        </w:r>
      </w:ins>
      <w:r>
        <w:t xml:space="preserve"> how a RW iterates across a time-series dataset</w:t>
      </w:r>
      <w:ins w:id="85" w:author="Anne" w:date="2020-07-08T22:21:00Z">
        <w:r w:rsidR="00333FD5" w:rsidRPr="00333FD5">
          <w:rPr>
            <w:lang w:val="en-US"/>
          </w:rPr>
          <w:t xml:space="preserve"> </w:t>
        </w:r>
        <w:r w:rsidR="00333FD5">
          <w:rPr>
            <w:lang w:val="en-US"/>
          </w:rPr>
          <w:t xml:space="preserve">where each subsequent RW frame is one data entry closer to reaching the end of the data set.  </w:t>
        </w:r>
      </w:ins>
      <w:r w:rsidR="00036CDB">
        <w:t>:</w:t>
      </w:r>
    </w:p>
    <w:p w14:paraId="15484150" w14:textId="4BB2A8A0" w:rsidR="00D43140" w:rsidRPr="00D43140" w:rsidRDefault="00036CDB" w:rsidP="00D43140">
      <w:pPr>
        <w:rPr>
          <w:lang w:val="en-US"/>
        </w:rPr>
      </w:pPr>
      <w:r>
        <w:rPr>
          <w:noProof/>
        </w:rPr>
        <w:drawing>
          <wp:inline distT="0" distB="0" distL="0" distR="0" wp14:anchorId="20F29E4F" wp14:editId="16B00BAD">
            <wp:extent cx="5676900"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6900" cy="1466850"/>
                    </a:xfrm>
                    <a:prstGeom prst="rect">
                      <a:avLst/>
                    </a:prstGeom>
                  </pic:spPr>
                </pic:pic>
              </a:graphicData>
            </a:graphic>
          </wp:inline>
        </w:drawing>
      </w:r>
      <w:del w:id="86" w:author="Anne" w:date="2020-07-08T22:21:00Z">
        <w:r w:rsidDel="00333FD5">
          <w:rPr>
            <w:lang w:val="en-US"/>
          </w:rPr>
          <w:delText xml:space="preserve">where each subsequent RW frame is one data entry closer to reaching the end of the data set. </w:delText>
        </w:r>
      </w:del>
      <w:r>
        <w:rPr>
          <w:lang w:val="en-US"/>
        </w:rPr>
        <w:t xml:space="preserve"> </w:t>
      </w:r>
    </w:p>
    <w:p w14:paraId="0F80BC22" w14:textId="1BC7B81C" w:rsidR="0064594E" w:rsidRDefault="00036CDB" w:rsidP="00D43140">
      <w:pPr>
        <w:rPr>
          <w:lang w:val="en-US"/>
        </w:rPr>
      </w:pPr>
      <w:r>
        <w:rPr>
          <w:lang w:val="en-US"/>
        </w:rPr>
        <w:t>The RW framework was selected to enable the feature engineering since the netflow data represents a time-series given that they occur at a given time and</w:t>
      </w:r>
      <w:ins w:id="87" w:author="Anne" w:date="2020-07-08T22:22:00Z">
        <w:r w:rsidR="00333FD5">
          <w:rPr>
            <w:lang w:val="en-US"/>
          </w:rPr>
          <w:t xml:space="preserve"> that</w:t>
        </w:r>
      </w:ins>
      <w:r>
        <w:rPr>
          <w:lang w:val="en-US"/>
        </w:rPr>
        <w:t xml:space="preserve"> the connections occur sequentially (one connection opens, the</w:t>
      </w:r>
      <w:ins w:id="88" w:author="Anne" w:date="2020-07-08T22:24:00Z">
        <w:r w:rsidR="00333FD5">
          <w:rPr>
            <w:lang w:val="en-US"/>
          </w:rPr>
          <w:t>n</w:t>
        </w:r>
      </w:ins>
      <w:r>
        <w:rPr>
          <w:lang w:val="en-US"/>
        </w:rPr>
        <w:t xml:space="preserve"> a second connections opens, then the first closes, then a third connection opens, etc…). </w:t>
      </w:r>
    </w:p>
    <w:p w14:paraId="69F652F1" w14:textId="7A1DFEDE" w:rsidR="0064594E" w:rsidRDefault="0064594E" w:rsidP="00D43140">
      <w:pPr>
        <w:rPr>
          <w:lang w:val="en-US"/>
        </w:rPr>
      </w:pPr>
      <w:del w:id="89" w:author="Anne" w:date="2020-07-08T22:25:00Z">
        <w:r w:rsidDel="00015A30">
          <w:rPr>
            <w:lang w:val="en-US"/>
          </w:rPr>
          <w:delText>Given that</w:delText>
        </w:r>
      </w:del>
      <w:ins w:id="90" w:author="Anne" w:date="2020-07-08T22:25:00Z">
        <w:r w:rsidR="00015A30">
          <w:rPr>
            <w:lang w:val="en-US"/>
          </w:rPr>
          <w:t>Since</w:t>
        </w:r>
      </w:ins>
      <w:r>
        <w:rPr>
          <w:lang w:val="en-US"/>
        </w:rPr>
        <w:t xml:space="preserve"> the netflow data represents two time-series, two approaches can be employed to engineer features</w:t>
      </w:r>
      <w:del w:id="91" w:author="Anne" w:date="2020-07-08T22:25:00Z">
        <w:r w:rsidDel="00015A30">
          <w:rPr>
            <w:lang w:val="en-US"/>
          </w:rPr>
          <w:delText xml:space="preserve">, </w:delText>
        </w:r>
      </w:del>
      <w:ins w:id="92" w:author="Anne" w:date="2020-07-08T22:25:00Z">
        <w:r w:rsidR="00015A30">
          <w:rPr>
            <w:lang w:val="en-US"/>
          </w:rPr>
          <w:t xml:space="preserve">: </w:t>
        </w:r>
      </w:ins>
      <w:r>
        <w:rPr>
          <w:lang w:val="en-US"/>
        </w:rPr>
        <w:t>a connection based RW where the size is the number of connections</w:t>
      </w:r>
      <w:ins w:id="93" w:author="Anne" w:date="2020-07-08T22:25:00Z">
        <w:r w:rsidR="00015A30">
          <w:rPr>
            <w:lang w:val="en-US"/>
          </w:rPr>
          <w:t>;</w:t>
        </w:r>
      </w:ins>
      <w:r>
        <w:rPr>
          <w:lang w:val="en-US"/>
        </w:rPr>
        <w:t xml:space="preserve"> and a time based RW where the size is the fixed time delta between the target netflow and the trailing netflows in the RW (for example connection size of 10 000 netflows and a time size of 10 minutes</w:t>
      </w:r>
      <w:del w:id="94" w:author="Anne" w:date="2020-07-08T22:26:00Z">
        <w:r w:rsidDel="00015A30">
          <w:rPr>
            <w:lang w:val="en-US"/>
          </w:rPr>
          <w:delText>t</w:delText>
        </w:r>
      </w:del>
      <w:r>
        <w:rPr>
          <w:lang w:val="en-US"/>
        </w:rPr>
        <w:t>).</w:t>
      </w:r>
    </w:p>
    <w:p w14:paraId="77F5B116" w14:textId="77777777" w:rsidR="007411BC" w:rsidRDefault="0064594E" w:rsidP="00D43140">
      <w:pPr>
        <w:rPr>
          <w:lang w:val="en-US"/>
        </w:rPr>
      </w:pPr>
      <w:r>
        <w:rPr>
          <w:lang w:val="en-US"/>
        </w:rPr>
        <w:t>Additionally, given the bidirectional nature of internet communication, both forwards (source -&gt; destination) and reverse (destination -&gt; source) features can be calculated</w:t>
      </w:r>
      <w:r w:rsidR="007411BC">
        <w:rPr>
          <w:lang w:val="en-US"/>
        </w:rPr>
        <w:t xml:space="preserve"> for each target netflow through the RW approach. </w:t>
      </w:r>
    </w:p>
    <w:p w14:paraId="603260CF" w14:textId="1DBA2812" w:rsidR="007411BC" w:rsidRDefault="007411BC" w:rsidP="00D43140">
      <w:pPr>
        <w:rPr>
          <w:lang w:val="en-US"/>
        </w:rPr>
      </w:pPr>
      <w:del w:id="95" w:author="Anne" w:date="2020-07-08T22:27:00Z">
        <w:r w:rsidDel="00015A30">
          <w:rPr>
            <w:lang w:val="en-US"/>
          </w:rPr>
          <w:delText>Therefore, for</w:delText>
        </w:r>
      </w:del>
      <w:ins w:id="96" w:author="Anne" w:date="2020-07-08T22:27:00Z">
        <w:r w:rsidR="00015A30">
          <w:rPr>
            <w:lang w:val="en-US"/>
          </w:rPr>
          <w:t>For</w:t>
        </w:r>
      </w:ins>
      <w:r>
        <w:rPr>
          <w:lang w:val="en-US"/>
        </w:rPr>
        <w:t xml:space="preserve"> each target netflow</w:t>
      </w:r>
      <w:ins w:id="97" w:author="Anne" w:date="2020-07-08T22:27:00Z">
        <w:r w:rsidR="00015A30">
          <w:rPr>
            <w:lang w:val="en-US"/>
          </w:rPr>
          <w:t>,</w:t>
        </w:r>
      </w:ins>
      <w:r>
        <w:rPr>
          <w:lang w:val="en-US"/>
        </w:rPr>
        <w:t xml:space="preserve"> </w:t>
      </w:r>
      <w:del w:id="98" w:author="Anne" w:date="2020-07-08T22:27:00Z">
        <w:r w:rsidDel="00015A30">
          <w:rPr>
            <w:lang w:val="en-US"/>
          </w:rPr>
          <w:delText xml:space="preserve">table </w:delText>
        </w:r>
      </w:del>
      <w:ins w:id="99" w:author="Anne" w:date="2020-07-08T22:27:00Z">
        <w:r w:rsidR="00015A30">
          <w:rPr>
            <w:lang w:val="en-US"/>
          </w:rPr>
          <w:t xml:space="preserve">Table </w:t>
        </w:r>
      </w:ins>
      <w:r>
        <w:rPr>
          <w:lang w:val="en-US"/>
        </w:rPr>
        <w:t>1 show</w:t>
      </w:r>
      <w:ins w:id="100" w:author="Anne" w:date="2020-07-08T22:27:00Z">
        <w:r w:rsidR="00015A30">
          <w:rPr>
            <w:lang w:val="en-US"/>
          </w:rPr>
          <w:t>s</w:t>
        </w:r>
      </w:ins>
      <w:r>
        <w:rPr>
          <w:lang w:val="en-US"/>
        </w:rPr>
        <w:t xml:space="preserve"> the four categories of engineered features generated by the RW approach as applied to this project. </w:t>
      </w:r>
    </w:p>
    <w:p w14:paraId="66DE60C1" w14:textId="09A00F10" w:rsidR="007411BC" w:rsidRDefault="007411BC" w:rsidP="007411BC">
      <w:pPr>
        <w:jc w:val="center"/>
        <w:rPr>
          <w:lang w:val="en-US"/>
        </w:rPr>
      </w:pPr>
      <w:r>
        <w:rPr>
          <w:lang w:val="en-US"/>
        </w:rPr>
        <w:t>Table 1: Categories of Engineered Feature</w:t>
      </w:r>
      <w:ins w:id="101" w:author="Anne" w:date="2020-07-08T22:27:00Z">
        <w:r w:rsidR="00015A30">
          <w:rPr>
            <w:lang w:val="en-US"/>
          </w:rPr>
          <w:t>s</w:t>
        </w:r>
      </w:ins>
      <w:r>
        <w:rPr>
          <w:lang w:val="en-US"/>
        </w:rPr>
        <w:t xml:space="preserve"> </w:t>
      </w:r>
    </w:p>
    <w:tbl>
      <w:tblPr>
        <w:tblStyle w:val="GridTable5Dark"/>
        <w:tblW w:w="0" w:type="auto"/>
        <w:tblLook w:val="04A0" w:firstRow="1" w:lastRow="0" w:firstColumn="1" w:lastColumn="0" w:noHBand="0" w:noVBand="1"/>
      </w:tblPr>
      <w:tblGrid>
        <w:gridCol w:w="3116"/>
        <w:gridCol w:w="3117"/>
        <w:gridCol w:w="3117"/>
      </w:tblGrid>
      <w:tr w:rsidR="007411BC" w14:paraId="7912F874" w14:textId="77777777" w:rsidTr="00C810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right w:val="single" w:sz="4" w:space="0" w:color="F2F2F2" w:themeColor="background1" w:themeShade="F2"/>
              <w:tl2br w:val="single" w:sz="4" w:space="0" w:color="F2F2F2" w:themeColor="background1" w:themeShade="F2"/>
            </w:tcBorders>
          </w:tcPr>
          <w:p w14:paraId="40CA91F5" w14:textId="297F339C" w:rsidR="007411BC" w:rsidRDefault="00C81078" w:rsidP="007411BC">
            <w:pPr>
              <w:jc w:val="right"/>
              <w:rPr>
                <w:lang w:val="en-US"/>
              </w:rPr>
            </w:pPr>
            <w:r>
              <w:rPr>
                <w:lang w:val="en-US"/>
              </w:rPr>
              <w:t>RW</w:t>
            </w:r>
            <w:r w:rsidR="007411BC">
              <w:rPr>
                <w:lang w:val="en-US"/>
              </w:rPr>
              <w:t xml:space="preserve"> Type </w:t>
            </w:r>
          </w:p>
          <w:p w14:paraId="31E9B143" w14:textId="2C3F5B42" w:rsidR="007411BC" w:rsidRDefault="007411BC" w:rsidP="007411BC">
            <w:pPr>
              <w:rPr>
                <w:lang w:val="en-US"/>
              </w:rPr>
            </w:pPr>
            <w:r>
              <w:rPr>
                <w:lang w:val="en-US"/>
              </w:rPr>
              <w:t>Direction</w:t>
            </w:r>
          </w:p>
        </w:tc>
        <w:tc>
          <w:tcPr>
            <w:tcW w:w="3117" w:type="dxa"/>
            <w:tcBorders>
              <w:left w:val="single" w:sz="4" w:space="0" w:color="F2F2F2" w:themeColor="background1" w:themeShade="F2"/>
              <w:bottom w:val="single" w:sz="4" w:space="0" w:color="auto"/>
              <w:right w:val="single" w:sz="4" w:space="0" w:color="F2F2F2" w:themeColor="background1" w:themeShade="F2"/>
            </w:tcBorders>
            <w:vAlign w:val="center"/>
          </w:tcPr>
          <w:p w14:paraId="6D4228A2" w14:textId="12A6E99C" w:rsidR="007411BC" w:rsidRDefault="007411BC" w:rsidP="007411B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Connection Based</w:t>
            </w:r>
          </w:p>
        </w:tc>
        <w:tc>
          <w:tcPr>
            <w:tcW w:w="3117" w:type="dxa"/>
            <w:tcBorders>
              <w:left w:val="single" w:sz="4" w:space="0" w:color="F2F2F2" w:themeColor="background1" w:themeShade="F2"/>
              <w:bottom w:val="single" w:sz="4" w:space="0" w:color="auto"/>
              <w:right w:val="single" w:sz="4" w:space="0" w:color="auto"/>
            </w:tcBorders>
            <w:vAlign w:val="center"/>
          </w:tcPr>
          <w:p w14:paraId="1E1DD221" w14:textId="0A29AD93" w:rsidR="007411BC" w:rsidRDefault="007411BC" w:rsidP="007411B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Time Based</w:t>
            </w:r>
          </w:p>
        </w:tc>
      </w:tr>
      <w:tr w:rsidR="007411BC" w14:paraId="617477E9" w14:textId="77777777" w:rsidTr="0074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FFFFFF" w:themeColor="background1"/>
              <w:right w:val="single" w:sz="4" w:space="0" w:color="auto"/>
            </w:tcBorders>
          </w:tcPr>
          <w:p w14:paraId="67D26A62" w14:textId="6B7F631C" w:rsidR="007411BC" w:rsidRDefault="007411BC" w:rsidP="00C81078">
            <w:pPr>
              <w:jc w:val="center"/>
              <w:rPr>
                <w:lang w:val="en-US"/>
              </w:rPr>
            </w:pPr>
            <w:r>
              <w:rPr>
                <w:lang w:val="en-US"/>
              </w:rPr>
              <w:t>Forward</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tcPr>
          <w:p w14:paraId="0E480F57" w14:textId="2898FB7B" w:rsidR="007411BC" w:rsidRDefault="007411BC" w:rsidP="007411B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Connection - Forward</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tcPr>
          <w:p w14:paraId="7D8138FF" w14:textId="069D9262" w:rsidR="007411BC" w:rsidRDefault="007411BC" w:rsidP="007411B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Time - Forward</w:t>
            </w:r>
          </w:p>
        </w:tc>
      </w:tr>
      <w:tr w:rsidR="007411BC" w14:paraId="1B604E85" w14:textId="77777777" w:rsidTr="007411BC">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right w:val="single" w:sz="4" w:space="0" w:color="auto"/>
            </w:tcBorders>
          </w:tcPr>
          <w:p w14:paraId="4C29076D" w14:textId="685193D4" w:rsidR="007411BC" w:rsidRDefault="007411BC" w:rsidP="00C81078">
            <w:pPr>
              <w:jc w:val="center"/>
              <w:rPr>
                <w:lang w:val="en-US"/>
              </w:rPr>
            </w:pPr>
            <w:r>
              <w:rPr>
                <w:lang w:val="en-US"/>
              </w:rPr>
              <w:lastRenderedPageBreak/>
              <w:t>Reverse</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tcPr>
          <w:p w14:paraId="5D0EBC02" w14:textId="546968A6" w:rsidR="007411BC" w:rsidRDefault="007411BC" w:rsidP="007411B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Connection - Reverse</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tcPr>
          <w:p w14:paraId="194F89A5" w14:textId="2B302186" w:rsidR="007411BC" w:rsidRDefault="007411BC" w:rsidP="007411B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Time - Reverse</w:t>
            </w:r>
          </w:p>
        </w:tc>
      </w:tr>
    </w:tbl>
    <w:p w14:paraId="26341ECB" w14:textId="54798A94" w:rsidR="007411BC" w:rsidRDefault="007411BC" w:rsidP="005E2242">
      <w:pPr>
        <w:pStyle w:val="Heading4"/>
        <w:rPr>
          <w:lang w:val="en-US"/>
        </w:rPr>
      </w:pPr>
    </w:p>
    <w:p w14:paraId="55C62243" w14:textId="55D31D49" w:rsidR="00C31450" w:rsidRPr="00C31450" w:rsidRDefault="00C31450" w:rsidP="00C31450">
      <w:pPr>
        <w:rPr>
          <w:lang w:val="en-US"/>
        </w:rPr>
      </w:pPr>
      <w:r w:rsidRPr="008A4952">
        <w:rPr>
          <w:highlight w:val="yellow"/>
          <w:lang w:val="en-US"/>
        </w:rPr>
        <w:t>Transition</w:t>
      </w:r>
    </w:p>
    <w:p w14:paraId="0C7400E8" w14:textId="5C6E8817" w:rsidR="005E2242" w:rsidRDefault="005E2242" w:rsidP="005E2242">
      <w:pPr>
        <w:pStyle w:val="Heading4"/>
        <w:rPr>
          <w:lang w:val="en-US"/>
        </w:rPr>
      </w:pPr>
      <w:r>
        <w:rPr>
          <w:lang w:val="en-US"/>
        </w:rPr>
        <w:t>Feature</w:t>
      </w:r>
      <w:ins w:id="102" w:author="Anne" w:date="2020-07-08T22:27:00Z">
        <w:r w:rsidR="00015A30">
          <w:rPr>
            <w:lang w:val="en-US"/>
          </w:rPr>
          <w:t>s</w:t>
        </w:r>
      </w:ins>
      <w:r>
        <w:rPr>
          <w:lang w:val="en-US"/>
        </w:rPr>
        <w:t xml:space="preserve"> to be Engineered</w:t>
      </w:r>
    </w:p>
    <w:p w14:paraId="6FB766B8" w14:textId="5F882F83" w:rsidR="00242E26" w:rsidRDefault="00C31450" w:rsidP="00C31450">
      <w:pPr>
        <w:rPr>
          <w:lang w:val="en-US"/>
        </w:rPr>
      </w:pPr>
      <w:r>
        <w:rPr>
          <w:lang w:val="en-US"/>
        </w:rPr>
        <w:t xml:space="preserve">Engineered features are generated for each netflow contained in the consolidated filtered netflow file. Each target netflow (the netflow for which the features are being engineered) </w:t>
      </w:r>
      <w:commentRangeStart w:id="103"/>
      <w:r>
        <w:rPr>
          <w:lang w:val="en-US"/>
        </w:rPr>
        <w:t xml:space="preserve">has a </w:t>
      </w:r>
      <w:r w:rsidR="00242E26">
        <w:rPr>
          <w:lang w:val="en-US"/>
        </w:rPr>
        <w:t>given</w:t>
      </w:r>
      <w:r>
        <w:rPr>
          <w:lang w:val="en-US"/>
        </w:rPr>
        <w:t xml:space="preserve"> </w:t>
      </w:r>
      <w:commentRangeEnd w:id="103"/>
      <w:r w:rsidR="00015A30">
        <w:rPr>
          <w:rStyle w:val="CommentReference"/>
        </w:rPr>
        <w:commentReference w:id="103"/>
      </w:r>
      <w:r>
        <w:rPr>
          <w:lang w:val="en-US"/>
        </w:rPr>
        <w:t>source/destination IP address</w:t>
      </w:r>
      <w:r w:rsidR="00242E26">
        <w:rPr>
          <w:lang w:val="en-US"/>
        </w:rPr>
        <w:t xml:space="preserve"> tag (SDIPT</w:t>
      </w:r>
      <w:del w:id="104" w:author="Anne" w:date="2020-07-08T22:29:00Z">
        <w:r w:rsidR="00242E26" w:rsidDel="00015A30">
          <w:rPr>
            <w:lang w:val="en-US"/>
          </w:rPr>
          <w:delText xml:space="preserve">), </w:delText>
        </w:r>
      </w:del>
      <w:ins w:id="105" w:author="Anne" w:date="2020-07-08T22:29:00Z">
        <w:r w:rsidR="00015A30">
          <w:rPr>
            <w:lang w:val="en-US"/>
          </w:rPr>
          <w:t xml:space="preserve">); </w:t>
        </w:r>
      </w:ins>
      <w:r w:rsidR="00242E26">
        <w:rPr>
          <w:lang w:val="en-US"/>
        </w:rPr>
        <w:t>then</w:t>
      </w:r>
      <w:ins w:id="106" w:author="Anne" w:date="2020-07-08T22:29:00Z">
        <w:r w:rsidR="00015A30">
          <w:rPr>
            <w:lang w:val="en-US"/>
          </w:rPr>
          <w:t>,</w:t>
        </w:r>
      </w:ins>
      <w:r w:rsidR="00242E26">
        <w:rPr>
          <w:lang w:val="en-US"/>
        </w:rPr>
        <w:t xml:space="preserve"> using this SDIPT, all netflow</w:t>
      </w:r>
      <w:ins w:id="107" w:author="Anne" w:date="2020-07-08T22:28:00Z">
        <w:r w:rsidR="00015A30">
          <w:rPr>
            <w:lang w:val="en-US"/>
          </w:rPr>
          <w:t>s</w:t>
        </w:r>
      </w:ins>
      <w:r w:rsidR="00242E26">
        <w:rPr>
          <w:lang w:val="en-US"/>
        </w:rPr>
        <w:t xml:space="preserve"> within the RW are checked for the same SDIPT. For all netflows </w:t>
      </w:r>
      <w:del w:id="108" w:author="Anne" w:date="2020-07-08T22:29:00Z">
        <w:r w:rsidR="00242E26" w:rsidDel="00015A30">
          <w:rPr>
            <w:lang w:val="en-US"/>
          </w:rPr>
          <w:delText>that have</w:delText>
        </w:r>
      </w:del>
      <w:ins w:id="109" w:author="Anne" w:date="2020-07-08T22:29:00Z">
        <w:r w:rsidR="00015A30">
          <w:rPr>
            <w:lang w:val="en-US"/>
          </w:rPr>
          <w:t>with</w:t>
        </w:r>
      </w:ins>
      <w:r w:rsidR="00242E26">
        <w:rPr>
          <w:lang w:val="en-US"/>
        </w:rPr>
        <w:t xml:space="preserve"> a matching SDIPT to the target netflows, the values of packet number, packet length and time data are used the generate the features for the target netflow. </w:t>
      </w:r>
    </w:p>
    <w:p w14:paraId="48D9507F" w14:textId="087D9DD0" w:rsidR="00C31450" w:rsidRDefault="00242E26" w:rsidP="00C31450">
      <w:pPr>
        <w:rPr>
          <w:lang w:val="en-US"/>
        </w:rPr>
      </w:pPr>
      <w:r>
        <w:rPr>
          <w:lang w:val="en-US"/>
        </w:rPr>
        <w:t xml:space="preserve">Specifically, of the matching flow (including the target flow) within the RW, </w:t>
      </w:r>
      <w:commentRangeStart w:id="110"/>
      <w:r>
        <w:rPr>
          <w:lang w:val="en-US"/>
        </w:rPr>
        <w:t xml:space="preserve">calculate </w:t>
      </w:r>
      <w:commentRangeEnd w:id="110"/>
      <w:r w:rsidR="00015A30">
        <w:rPr>
          <w:rStyle w:val="CommentReference"/>
        </w:rPr>
        <w:commentReference w:id="110"/>
      </w:r>
      <w:r>
        <w:rPr>
          <w:lang w:val="en-US"/>
        </w:rPr>
        <w:t xml:space="preserve">the minimum number of packets transmitted in one flow, the maximum packets in one flow, the total number of packets transmitted across all matching flow and the mean number of packets transmitted across the matching flows. The same minimum, maximum, total and mean values are calculated for packets length (bytes transmitted) in the netflows. </w:t>
      </w:r>
    </w:p>
    <w:p w14:paraId="1D767324" w14:textId="7E698252" w:rsidR="00242E26" w:rsidRDefault="00242E26" w:rsidP="00C31450">
      <w:pPr>
        <w:rPr>
          <w:lang w:val="en-US"/>
        </w:rPr>
      </w:pPr>
      <w:r>
        <w:rPr>
          <w:lang w:val="en-US"/>
        </w:rPr>
        <w:t xml:space="preserve">Next, </w:t>
      </w:r>
      <w:r w:rsidR="000874B9">
        <w:rPr>
          <w:lang w:val="en-US"/>
        </w:rPr>
        <w:t>with</w:t>
      </w:r>
      <w:r>
        <w:rPr>
          <w:lang w:val="en-US"/>
        </w:rPr>
        <w:t xml:space="preserve"> the matching flow</w:t>
      </w:r>
      <w:r w:rsidR="000874B9">
        <w:rPr>
          <w:lang w:val="en-US"/>
        </w:rPr>
        <w:t>s</w:t>
      </w:r>
      <w:r>
        <w:rPr>
          <w:lang w:val="en-US"/>
        </w:rPr>
        <w:t xml:space="preserve"> (including the target flow) within the RW, </w:t>
      </w:r>
      <w:commentRangeStart w:id="111"/>
      <w:r>
        <w:rPr>
          <w:lang w:val="en-US"/>
        </w:rPr>
        <w:t>calculate</w:t>
      </w:r>
      <w:commentRangeEnd w:id="111"/>
      <w:r w:rsidR="00015A30">
        <w:rPr>
          <w:rStyle w:val="CommentReference"/>
        </w:rPr>
        <w:commentReference w:id="111"/>
      </w:r>
      <w:r>
        <w:rPr>
          <w:lang w:val="en-US"/>
        </w:rPr>
        <w:t xml:space="preserve"> the minimum time differential (delta) between any two of the matching flows, the maximum time delta between any two flows, and the mean time delta between matching flows. </w:t>
      </w:r>
    </w:p>
    <w:p w14:paraId="561BED22" w14:textId="25021178" w:rsidR="00242E26" w:rsidRDefault="00242E26" w:rsidP="00C31450">
      <w:pPr>
        <w:rPr>
          <w:lang w:val="en-US"/>
        </w:rPr>
      </w:pPr>
      <w:r>
        <w:rPr>
          <w:lang w:val="en-US"/>
        </w:rPr>
        <w:t xml:space="preserve">Lastly, the number of matching flows within the RW is also recorded as engineered feature.  </w:t>
      </w:r>
    </w:p>
    <w:p w14:paraId="0817FA74" w14:textId="49814764" w:rsidR="008B6EF4" w:rsidRDefault="00242E26" w:rsidP="00C31450">
      <w:pPr>
        <w:rPr>
          <w:lang w:val="en-US"/>
        </w:rPr>
      </w:pPr>
      <w:r>
        <w:rPr>
          <w:lang w:val="en-US"/>
        </w:rPr>
        <w:t xml:space="preserve">These </w:t>
      </w:r>
      <w:r w:rsidR="008B6EF4">
        <w:rPr>
          <w:lang w:val="en-US"/>
        </w:rPr>
        <w:t>engineered</w:t>
      </w:r>
      <w:r>
        <w:rPr>
          <w:lang w:val="en-US"/>
        </w:rPr>
        <w:t xml:space="preserve"> features are generated both for a connection based </w:t>
      </w:r>
      <w:r w:rsidR="008B6EF4">
        <w:rPr>
          <w:lang w:val="en-US"/>
        </w:rPr>
        <w:t xml:space="preserve">and time based RW. Furthermore, these features are forward direction features as </w:t>
      </w:r>
      <w:del w:id="112" w:author="Anne" w:date="2020-07-08T22:32:00Z">
        <w:r w:rsidR="008B6EF4" w:rsidDel="00015A30">
          <w:rPr>
            <w:lang w:val="en-US"/>
          </w:rPr>
          <w:delText>the features</w:delText>
        </w:r>
      </w:del>
      <w:ins w:id="113" w:author="Anne" w:date="2020-07-08T22:32:00Z">
        <w:r w:rsidR="00015A30">
          <w:rPr>
            <w:lang w:val="en-US"/>
          </w:rPr>
          <w:t>they</w:t>
        </w:r>
      </w:ins>
      <w:r w:rsidR="008B6EF4">
        <w:rPr>
          <w:lang w:val="en-US"/>
        </w:rPr>
        <w:t xml:space="preserve"> are being generated based </w:t>
      </w:r>
      <w:del w:id="114" w:author="Anne" w:date="2020-07-08T22:33:00Z">
        <w:r w:rsidR="008B6EF4" w:rsidDel="00015A30">
          <w:rPr>
            <w:lang w:val="en-US"/>
          </w:rPr>
          <w:delText xml:space="preserve">of </w:delText>
        </w:r>
      </w:del>
      <w:ins w:id="115" w:author="Anne" w:date="2020-07-08T22:33:00Z">
        <w:r w:rsidR="00015A30">
          <w:rPr>
            <w:lang w:val="en-US"/>
          </w:rPr>
          <w:t xml:space="preserve">on </w:t>
        </w:r>
      </w:ins>
      <w:r w:rsidR="008B6EF4">
        <w:rPr>
          <w:lang w:val="en-US"/>
        </w:rPr>
        <w:t>source</w:t>
      </w:r>
      <w:ins w:id="116" w:author="Anne" w:date="2020-07-08T22:32:00Z">
        <w:r w:rsidR="00015A30">
          <w:rPr>
            <w:lang w:val="en-US"/>
          </w:rPr>
          <w:t xml:space="preserve"> </w:t>
        </w:r>
      </w:ins>
      <w:r w:rsidR="008B6EF4">
        <w:rPr>
          <w:lang w:val="en-US"/>
        </w:rPr>
        <w:t>-&gt; destination SDIPT.</w:t>
      </w:r>
    </w:p>
    <w:p w14:paraId="3EA14864" w14:textId="348F9AEF" w:rsidR="007411BC" w:rsidRDefault="008B6EF4" w:rsidP="007411BC">
      <w:pPr>
        <w:rPr>
          <w:lang w:val="en-US"/>
        </w:rPr>
      </w:pPr>
      <w:r>
        <w:rPr>
          <w:lang w:val="en-US"/>
        </w:rPr>
        <w:t>The same set of features are also generated in the reverse direction by swapping the source IP address with the destination IP address in the SDIPT. With this new (reversed SDIPT)</w:t>
      </w:r>
      <w:ins w:id="117" w:author="Anne" w:date="2020-07-08T22:33:00Z">
        <w:r w:rsidR="00015A30">
          <w:rPr>
            <w:lang w:val="en-US"/>
          </w:rPr>
          <w:t>,</w:t>
        </w:r>
      </w:ins>
      <w:r>
        <w:rPr>
          <w:lang w:val="en-US"/>
        </w:rPr>
        <w:t xml:space="preserve"> the RW is checked again to find all matches</w:t>
      </w:r>
      <w:ins w:id="118" w:author="Anne" w:date="2020-07-08T22:33:00Z">
        <w:r w:rsidR="00015A30">
          <w:rPr>
            <w:lang w:val="en-US"/>
          </w:rPr>
          <w:t>,</w:t>
        </w:r>
      </w:ins>
      <w:r>
        <w:rPr>
          <w:lang w:val="en-US"/>
        </w:rPr>
        <w:t xml:space="preserve"> which are used to generate the reverse features for both the time and connection based RW.</w:t>
      </w:r>
    </w:p>
    <w:p w14:paraId="13FA2806" w14:textId="4DB47564" w:rsidR="002A171D" w:rsidRDefault="002A171D" w:rsidP="007411BC">
      <w:pPr>
        <w:rPr>
          <w:lang w:val="en-US"/>
        </w:rPr>
      </w:pPr>
      <w:r>
        <w:rPr>
          <w:lang w:val="en-US"/>
        </w:rPr>
        <w:t>Figure 7 shows a sample filtered data, where all data entries are in the rolling window. The target netflow for feature engineering is the last one (highlighted in dark green), matching flow</w:t>
      </w:r>
      <w:ins w:id="119" w:author="Anne" w:date="2020-07-08T22:36:00Z">
        <w:r w:rsidR="00976D6E">
          <w:rPr>
            <w:lang w:val="en-US"/>
          </w:rPr>
          <w:t>s</w:t>
        </w:r>
      </w:ins>
      <w:r w:rsidR="00976D6E">
        <w:rPr>
          <w:lang w:val="en-US"/>
        </w:rPr>
        <w:t xml:space="preserve"> </w:t>
      </w:r>
      <w:r>
        <w:rPr>
          <w:lang w:val="en-US"/>
        </w:rPr>
        <w:t>are highlighted in light green</w:t>
      </w:r>
      <w:ins w:id="120" w:author="Anne" w:date="2020-07-08T22:34:00Z">
        <w:r w:rsidR="00015A30">
          <w:rPr>
            <w:lang w:val="en-US"/>
          </w:rPr>
          <w:t>,</w:t>
        </w:r>
      </w:ins>
      <w:r>
        <w:rPr>
          <w:lang w:val="en-US"/>
        </w:rPr>
        <w:t xml:space="preserve"> and reverse flow</w:t>
      </w:r>
      <w:ins w:id="121" w:author="Anne" w:date="2020-07-08T22:36:00Z">
        <w:r w:rsidR="00976D6E">
          <w:rPr>
            <w:lang w:val="en-US"/>
          </w:rPr>
          <w:t>s</w:t>
        </w:r>
      </w:ins>
      <w:r>
        <w:rPr>
          <w:lang w:val="en-US"/>
        </w:rPr>
        <w:t xml:space="preserve"> are highlighted in blue. </w:t>
      </w:r>
    </w:p>
    <w:p w14:paraId="2D4024F8" w14:textId="5E7BBF42" w:rsidR="002A171D" w:rsidRDefault="002A171D" w:rsidP="000874B9">
      <w:pPr>
        <w:jc w:val="center"/>
        <w:rPr>
          <w:lang w:val="en-US"/>
        </w:rPr>
      </w:pPr>
      <w:r>
        <w:rPr>
          <w:noProof/>
        </w:rPr>
        <w:lastRenderedPageBreak/>
        <w:drawing>
          <wp:inline distT="0" distB="0" distL="0" distR="0" wp14:anchorId="0705F07F" wp14:editId="4497F537">
            <wp:extent cx="5211551" cy="463416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2588" cy="4643974"/>
                    </a:xfrm>
                    <a:prstGeom prst="rect">
                      <a:avLst/>
                    </a:prstGeom>
                  </pic:spPr>
                </pic:pic>
              </a:graphicData>
            </a:graphic>
          </wp:inline>
        </w:drawing>
      </w:r>
    </w:p>
    <w:p w14:paraId="13BF2850" w14:textId="482D6D79" w:rsidR="002A171D" w:rsidRPr="002A171D" w:rsidRDefault="002A171D" w:rsidP="002A171D">
      <w:pPr>
        <w:jc w:val="center"/>
        <w:rPr>
          <w:i/>
          <w:iCs/>
          <w:color w:val="404040" w:themeColor="text1" w:themeTint="BF"/>
        </w:rPr>
      </w:pPr>
      <w:r>
        <w:rPr>
          <w:rStyle w:val="SubtleEmphasis"/>
        </w:rPr>
        <w:t>Figure 7: Feature Engineering Via Rolling Window in Forward (Green) and Reverse (Blue) Direction Example</w:t>
      </w:r>
    </w:p>
    <w:p w14:paraId="0B5BA303" w14:textId="6D7FF9AB" w:rsidR="002A171D" w:rsidRDefault="002A171D" w:rsidP="007411BC">
      <w:pPr>
        <w:rPr>
          <w:lang w:val="en-US"/>
        </w:rPr>
      </w:pPr>
      <w:r>
        <w:rPr>
          <w:lang w:val="en-US"/>
        </w:rPr>
        <w:t>Bel</w:t>
      </w:r>
      <w:del w:id="122" w:author="Anne" w:date="2020-07-08T22:37:00Z">
        <w:r w:rsidDel="00976D6E">
          <w:rPr>
            <w:lang w:val="en-US"/>
          </w:rPr>
          <w:delText>l</w:delText>
        </w:r>
      </w:del>
      <w:r>
        <w:rPr>
          <w:lang w:val="en-US"/>
        </w:rPr>
        <w:t xml:space="preserve">ow the sample RW in </w:t>
      </w:r>
      <w:r w:rsidR="00976D6E">
        <w:rPr>
          <w:lang w:val="en-US"/>
        </w:rPr>
        <w:t xml:space="preserve">Figure </w:t>
      </w:r>
      <w:r>
        <w:rPr>
          <w:lang w:val="en-US"/>
        </w:rPr>
        <w:t>7, the engineered features (connection)</w:t>
      </w:r>
      <w:ins w:id="123" w:author="Anne" w:date="2020-07-08T22:37:00Z">
        <w:r w:rsidR="00976D6E">
          <w:rPr>
            <w:lang w:val="en-US"/>
          </w:rPr>
          <w:t>,</w:t>
        </w:r>
      </w:ins>
      <w:r>
        <w:rPr>
          <w:lang w:val="en-US"/>
        </w:rPr>
        <w:t xml:space="preserve"> in both the forward and reverse direction</w:t>
      </w:r>
      <w:ins w:id="124" w:author="Anne" w:date="2020-07-08T22:37:00Z">
        <w:r w:rsidR="00976D6E">
          <w:rPr>
            <w:lang w:val="en-US"/>
          </w:rPr>
          <w:t>s</w:t>
        </w:r>
      </w:ins>
      <w:r>
        <w:rPr>
          <w:lang w:val="en-US"/>
        </w:rPr>
        <w:t xml:space="preserve"> are shown.  These engineered features </w:t>
      </w:r>
      <w:r w:rsidR="000874B9">
        <w:rPr>
          <w:lang w:val="en-US"/>
        </w:rPr>
        <w:t>will</w:t>
      </w:r>
      <w:r>
        <w:rPr>
          <w:lang w:val="en-US"/>
        </w:rPr>
        <w:t xml:space="preserve"> also be calculated for a time based RW in the project implementation.</w:t>
      </w:r>
    </w:p>
    <w:p w14:paraId="2D311F0C" w14:textId="77FE6F0E" w:rsidR="002A171D" w:rsidRPr="007411BC" w:rsidRDefault="002A171D" w:rsidP="007411BC">
      <w:pPr>
        <w:rPr>
          <w:lang w:val="en-US"/>
        </w:rPr>
      </w:pPr>
      <w:r w:rsidRPr="008A4952">
        <w:rPr>
          <w:highlight w:val="yellow"/>
          <w:lang w:val="en-US"/>
        </w:rPr>
        <w:t>Transition</w:t>
      </w:r>
    </w:p>
    <w:p w14:paraId="748B3FD5" w14:textId="69D223BA" w:rsidR="005E2242" w:rsidRDefault="00C31450" w:rsidP="005E2242">
      <w:pPr>
        <w:pStyle w:val="Heading4"/>
        <w:rPr>
          <w:lang w:val="en-US"/>
        </w:rPr>
      </w:pPr>
      <w:r>
        <w:rPr>
          <w:lang w:val="en-US"/>
        </w:rPr>
        <w:t xml:space="preserve">Implementation </w:t>
      </w:r>
    </w:p>
    <w:p w14:paraId="20E19D18" w14:textId="70B0AF6D" w:rsidR="000D7C0F" w:rsidRDefault="002A171D" w:rsidP="002A171D">
      <w:pPr>
        <w:rPr>
          <w:lang w:val="en-US"/>
        </w:rPr>
      </w:pPr>
      <w:r>
        <w:rPr>
          <w:lang w:val="en-US"/>
        </w:rPr>
        <w:t xml:space="preserve">The rolling window </w:t>
      </w:r>
      <w:r w:rsidR="000D7C0F">
        <w:rPr>
          <w:lang w:val="en-US"/>
        </w:rPr>
        <w:t>framework</w:t>
      </w:r>
      <w:r>
        <w:rPr>
          <w:lang w:val="en-US"/>
        </w:rPr>
        <w:t xml:space="preserve"> to feature engineering is implement</w:t>
      </w:r>
      <w:ins w:id="125" w:author="Anne" w:date="2020-07-08T22:40:00Z">
        <w:r w:rsidR="007D2D70">
          <w:rPr>
            <w:lang w:val="en-US"/>
          </w:rPr>
          <w:t>ed</w:t>
        </w:r>
      </w:ins>
      <w:r>
        <w:rPr>
          <w:lang w:val="en-US"/>
        </w:rPr>
        <w:t xml:space="preserve"> in the project using a </w:t>
      </w:r>
      <w:r w:rsidR="000D7C0F">
        <w:rPr>
          <w:lang w:val="en-US"/>
        </w:rPr>
        <w:t>dynamic programing approach</w:t>
      </w:r>
      <w:ins w:id="126" w:author="Anne" w:date="2020-07-08T22:40:00Z">
        <w:r w:rsidR="007D2D70">
          <w:rPr>
            <w:lang w:val="en-US"/>
          </w:rPr>
          <w:t>,</w:t>
        </w:r>
      </w:ins>
      <w:r w:rsidR="000D7C0F">
        <w:rPr>
          <w:lang w:val="en-US"/>
        </w:rPr>
        <w:t xml:space="preserve"> </w:t>
      </w:r>
      <w:del w:id="127" w:author="Anne" w:date="2020-07-08T22:40:00Z">
        <w:r w:rsidR="000D7C0F" w:rsidDel="007D2D70">
          <w:rPr>
            <w:lang w:val="en-US"/>
          </w:rPr>
          <w:delText xml:space="preserve">such </w:delText>
        </w:r>
      </w:del>
      <w:ins w:id="128" w:author="Anne" w:date="2020-07-08T22:40:00Z">
        <w:r w:rsidR="007D2D70">
          <w:rPr>
            <w:lang w:val="en-US"/>
          </w:rPr>
          <w:t xml:space="preserve">so </w:t>
        </w:r>
      </w:ins>
      <w:r w:rsidR="000D7C0F">
        <w:rPr>
          <w:lang w:val="en-US"/>
        </w:rPr>
        <w:t xml:space="preserve">that there would only be one iteration through the list of netflows (linear big-O). </w:t>
      </w:r>
    </w:p>
    <w:p w14:paraId="57770235" w14:textId="4E85511B" w:rsidR="000D7C0F" w:rsidRDefault="000D7C0F" w:rsidP="002A171D">
      <w:pPr>
        <w:rPr>
          <w:lang w:val="en-US"/>
        </w:rPr>
      </w:pPr>
      <w:r>
        <w:rPr>
          <w:lang w:val="en-US"/>
        </w:rPr>
        <w:t xml:space="preserve">Netflows are represented through the RW_NETFLOW class, where an instance of the class is created for each unique source/destination IP tag (SDIPT). The class attributes are shown in </w:t>
      </w:r>
      <w:del w:id="129" w:author="Anne" w:date="2020-07-08T22:41:00Z">
        <w:r w:rsidDel="007D2D70">
          <w:rPr>
            <w:lang w:val="en-US"/>
          </w:rPr>
          <w:delText xml:space="preserve">figure </w:delText>
        </w:r>
      </w:del>
      <w:ins w:id="130" w:author="Anne" w:date="2020-07-08T22:41:00Z">
        <w:r w:rsidR="007D2D70">
          <w:rPr>
            <w:lang w:val="en-US"/>
          </w:rPr>
          <w:t xml:space="preserve">Figure </w:t>
        </w:r>
      </w:ins>
      <w:r>
        <w:rPr>
          <w:lang w:val="en-US"/>
        </w:rPr>
        <w:t>8.</w:t>
      </w:r>
    </w:p>
    <w:p w14:paraId="0F06B741" w14:textId="74E14B24" w:rsidR="000D7C0F" w:rsidRDefault="000D7C0F" w:rsidP="000D7C0F">
      <w:pPr>
        <w:jc w:val="center"/>
        <w:rPr>
          <w:lang w:val="en-US"/>
        </w:rPr>
      </w:pPr>
      <w:r>
        <w:rPr>
          <w:noProof/>
        </w:rPr>
        <w:lastRenderedPageBreak/>
        <w:drawing>
          <wp:inline distT="0" distB="0" distL="0" distR="0" wp14:anchorId="2613209C" wp14:editId="37D056B2">
            <wp:extent cx="3033905" cy="258219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4478" cy="2591189"/>
                    </a:xfrm>
                    <a:prstGeom prst="rect">
                      <a:avLst/>
                    </a:prstGeom>
                  </pic:spPr>
                </pic:pic>
              </a:graphicData>
            </a:graphic>
          </wp:inline>
        </w:drawing>
      </w:r>
    </w:p>
    <w:p w14:paraId="020CA4BC" w14:textId="4A67EFED" w:rsidR="000D7C0F" w:rsidRPr="000D7C0F" w:rsidRDefault="000D7C0F" w:rsidP="000D7C0F">
      <w:pPr>
        <w:jc w:val="center"/>
        <w:rPr>
          <w:rStyle w:val="Emphasis"/>
        </w:rPr>
      </w:pPr>
      <w:r>
        <w:rPr>
          <w:rStyle w:val="Emphasis"/>
        </w:rPr>
        <w:t>Figure 8: RW_NETFLOW Class with attributes</w:t>
      </w:r>
    </w:p>
    <w:p w14:paraId="2B6EF058" w14:textId="1F13ECE6" w:rsidR="00064B85" w:rsidRDefault="00064B85" w:rsidP="002A171D">
      <w:pPr>
        <w:rPr>
          <w:lang w:val="en-US"/>
        </w:rPr>
      </w:pPr>
      <w:r>
        <w:rPr>
          <w:lang w:val="en-US"/>
        </w:rPr>
        <w:t>The class contains two categories of similar attributes</w:t>
      </w:r>
      <w:del w:id="131" w:author="Anne" w:date="2020-07-08T22:41:00Z">
        <w:r w:rsidDel="007D2D70">
          <w:rPr>
            <w:lang w:val="en-US"/>
          </w:rPr>
          <w:delText xml:space="preserve">, </w:delText>
        </w:r>
      </w:del>
      <w:ins w:id="132" w:author="Anne" w:date="2020-07-08T22:41:00Z">
        <w:r w:rsidR="007D2D70">
          <w:rPr>
            <w:lang w:val="en-US"/>
          </w:rPr>
          <w:t xml:space="preserve">: </w:t>
        </w:r>
      </w:ins>
      <w:r>
        <w:rPr>
          <w:lang w:val="en-US"/>
        </w:rPr>
        <w:t xml:space="preserve">the first contains netflow feature </w:t>
      </w:r>
      <w:commentRangeStart w:id="133"/>
      <w:r>
        <w:rPr>
          <w:lang w:val="en-US"/>
        </w:rPr>
        <w:t xml:space="preserve">(ex: timestamp, packet lengths, etc…) </w:t>
      </w:r>
      <w:commentRangeEnd w:id="133"/>
      <w:r w:rsidR="007D2D70">
        <w:rPr>
          <w:rStyle w:val="CommentReference"/>
        </w:rPr>
        <w:commentReference w:id="133"/>
      </w:r>
      <w:r>
        <w:rPr>
          <w:lang w:val="en-US"/>
        </w:rPr>
        <w:t xml:space="preserve">values for connection based RWs, and the seconds contains the equivalent values expect for time based RWs.  The time to live (TTL) list is used to determine </w:t>
      </w:r>
      <w:del w:id="134" w:author="Anne" w:date="2020-07-08T22:43:00Z">
        <w:r w:rsidDel="007D2D70">
          <w:rPr>
            <w:lang w:val="en-US"/>
          </w:rPr>
          <w:delText xml:space="preserve">if </w:delText>
        </w:r>
      </w:del>
      <w:ins w:id="135" w:author="Anne" w:date="2020-07-08T22:43:00Z">
        <w:r w:rsidR="007D2D70">
          <w:rPr>
            <w:lang w:val="en-US"/>
          </w:rPr>
          <w:t xml:space="preserve">whether or not </w:t>
        </w:r>
      </w:ins>
      <w:r>
        <w:rPr>
          <w:lang w:val="en-US"/>
        </w:rPr>
        <w:t>a target netflow fall within the rolling window</w:t>
      </w:r>
      <w:del w:id="136" w:author="Anne" w:date="2020-07-08T22:43:00Z">
        <w:r w:rsidDel="007D2D70">
          <w:rPr>
            <w:lang w:val="en-US"/>
          </w:rPr>
          <w:delText xml:space="preserve"> or not</w:delText>
        </w:r>
      </w:del>
      <w:r>
        <w:rPr>
          <w:lang w:val="en-US"/>
        </w:rPr>
        <w:t xml:space="preserve">. </w:t>
      </w:r>
      <w:del w:id="137" w:author="Anne" w:date="2020-07-08T22:43:00Z">
        <w:r w:rsidDel="007D2D70">
          <w:rPr>
            <w:lang w:val="en-US"/>
          </w:rPr>
          <w:delText xml:space="preserve">It </w:delText>
        </w:r>
      </w:del>
      <w:ins w:id="138" w:author="Anne" w:date="2020-07-08T22:43:00Z">
        <w:r w:rsidR="007D2D70">
          <w:rPr>
            <w:lang w:val="en-US"/>
          </w:rPr>
          <w:t xml:space="preserve">This </w:t>
        </w:r>
      </w:ins>
      <w:r>
        <w:rPr>
          <w:lang w:val="en-US"/>
        </w:rPr>
        <w:t>will be explained in further detail later in this section.</w:t>
      </w:r>
    </w:p>
    <w:p w14:paraId="07775E2A" w14:textId="7D5B7C1E" w:rsidR="00064B85" w:rsidRDefault="00064B85" w:rsidP="002A171D">
      <w:pPr>
        <w:rPr>
          <w:lang w:val="en-US"/>
        </w:rPr>
      </w:pPr>
      <w:r>
        <w:rPr>
          <w:lang w:val="en-US"/>
        </w:rPr>
        <w:t>The set of all RW_NETFLOW objects are held in a dictionary,</w:t>
      </w:r>
      <w:r w:rsidR="000874B9">
        <w:rPr>
          <w:lang w:val="en-US"/>
        </w:rPr>
        <w:t xml:space="preserve"> as shown if Figure 9, which</w:t>
      </w:r>
      <w:r>
        <w:rPr>
          <w:lang w:val="en-US"/>
        </w:rPr>
        <w:t xml:space="preserve"> uses the SDIPT as the key. </w:t>
      </w:r>
    </w:p>
    <w:p w14:paraId="075E5F0D" w14:textId="77777777" w:rsidR="000874B9" w:rsidRDefault="000874B9" w:rsidP="000874B9">
      <w:pPr>
        <w:jc w:val="center"/>
        <w:rPr>
          <w:lang w:val="en-US"/>
        </w:rPr>
      </w:pPr>
      <w:r>
        <w:rPr>
          <w:noProof/>
        </w:rPr>
        <w:drawing>
          <wp:inline distT="0" distB="0" distL="0" distR="0" wp14:anchorId="71B0E1EC" wp14:editId="342C67B2">
            <wp:extent cx="4170102" cy="270620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465" cy="2725905"/>
                    </a:xfrm>
                    <a:prstGeom prst="rect">
                      <a:avLst/>
                    </a:prstGeom>
                  </pic:spPr>
                </pic:pic>
              </a:graphicData>
            </a:graphic>
          </wp:inline>
        </w:drawing>
      </w:r>
    </w:p>
    <w:p w14:paraId="20EEE1EF" w14:textId="02675010" w:rsidR="000874B9" w:rsidRPr="000874B9" w:rsidRDefault="000874B9" w:rsidP="000874B9">
      <w:pPr>
        <w:jc w:val="center"/>
        <w:rPr>
          <w:i/>
          <w:iCs/>
          <w:color w:val="404040" w:themeColor="text1" w:themeTint="BF"/>
        </w:rPr>
      </w:pPr>
      <w:r>
        <w:rPr>
          <w:rStyle w:val="SubtleEmphasis"/>
        </w:rPr>
        <w:t>Figure 9: Example of dictionary containing RW_NETFLOW objects</w:t>
      </w:r>
    </w:p>
    <w:p w14:paraId="312D2FD8" w14:textId="5E7F462F" w:rsidR="00064B85" w:rsidRDefault="00064B85" w:rsidP="002A171D">
      <w:pPr>
        <w:rPr>
          <w:lang w:val="en-US"/>
        </w:rPr>
      </w:pPr>
      <w:r>
        <w:rPr>
          <w:lang w:val="en-US"/>
        </w:rPr>
        <w:t>When the RW is iterating through the list of netflows, the project first determines the SDIPT of the target netflow</w:t>
      </w:r>
      <w:ins w:id="139" w:author="Anne" w:date="2020-07-08T22:44:00Z">
        <w:r w:rsidR="007D2D70">
          <w:rPr>
            <w:lang w:val="en-US"/>
          </w:rPr>
          <w:t>,</w:t>
        </w:r>
      </w:ins>
      <w:r>
        <w:rPr>
          <w:lang w:val="en-US"/>
        </w:rPr>
        <w:t xml:space="preserve"> then it </w:t>
      </w:r>
      <w:del w:id="140" w:author="Anne" w:date="2020-07-08T22:44:00Z">
        <w:r w:rsidDel="007D2D70">
          <w:rPr>
            <w:lang w:val="en-US"/>
          </w:rPr>
          <w:delText>check</w:delText>
        </w:r>
      </w:del>
      <w:ins w:id="141" w:author="Anne" w:date="2020-07-08T22:44:00Z">
        <w:r w:rsidR="007D2D70">
          <w:rPr>
            <w:lang w:val="en-US"/>
          </w:rPr>
          <w:t>checks</w:t>
        </w:r>
      </w:ins>
      <w:r>
        <w:rPr>
          <w:lang w:val="en-US"/>
        </w:rPr>
        <w:t xml:space="preserve"> the netflow dictionary to verify if a RW_NETFLOW object already exist</w:t>
      </w:r>
      <w:ins w:id="142" w:author="Anne" w:date="2020-07-08T22:44:00Z">
        <w:r w:rsidR="006F003A">
          <w:rPr>
            <w:lang w:val="en-US"/>
          </w:rPr>
          <w:t>s</w:t>
        </w:r>
      </w:ins>
      <w:r>
        <w:rPr>
          <w:lang w:val="en-US"/>
        </w:rPr>
        <w:t xml:space="preserve"> for that SDIPT. </w:t>
      </w:r>
    </w:p>
    <w:p w14:paraId="2F890925" w14:textId="3E9738F3" w:rsidR="005B4A57" w:rsidRDefault="00064B85" w:rsidP="002A171D">
      <w:pPr>
        <w:rPr>
          <w:lang w:val="en-US"/>
        </w:rPr>
      </w:pPr>
      <w:r>
        <w:rPr>
          <w:lang w:val="en-US"/>
        </w:rPr>
        <w:lastRenderedPageBreak/>
        <w:t>If there is no object for the SDIPT, then the project creates a new RW_NETFLOW object and initializes it with the network metric of the target netflow. However, if an object exists, then it is retrieved and the network metrics of the target netflow are appended to their respective lists. The metric</w:t>
      </w:r>
      <w:ins w:id="143" w:author="Anne" w:date="2020-07-08T22:45:00Z">
        <w:r w:rsidR="006F003A">
          <w:rPr>
            <w:lang w:val="en-US"/>
          </w:rPr>
          <w:t>s</w:t>
        </w:r>
      </w:ins>
      <w:r>
        <w:rPr>
          <w:lang w:val="en-US"/>
        </w:rPr>
        <w:t xml:space="preserve"> </w:t>
      </w:r>
      <w:del w:id="144" w:author="Anne" w:date="2020-07-08T22:45:00Z">
        <w:r w:rsidDel="006F003A">
          <w:rPr>
            <w:lang w:val="en-US"/>
          </w:rPr>
          <w:delText xml:space="preserve">is </w:delText>
        </w:r>
      </w:del>
      <w:ins w:id="145" w:author="Anne" w:date="2020-07-08T22:45:00Z">
        <w:r w:rsidR="006F003A">
          <w:rPr>
            <w:lang w:val="en-US"/>
          </w:rPr>
          <w:t xml:space="preserve">are </w:t>
        </w:r>
      </w:ins>
      <w:r>
        <w:rPr>
          <w:lang w:val="en-US"/>
        </w:rPr>
        <w:t>added to both the time-based list and connection-based list. For the TTL list, the index of the netflow</w:t>
      </w:r>
      <w:ins w:id="146" w:author="Anne" w:date="2020-07-08T22:45:00Z">
        <w:r w:rsidR="006F003A">
          <w:rPr>
            <w:lang w:val="en-US"/>
          </w:rPr>
          <w:t>s</w:t>
        </w:r>
      </w:ins>
      <w:r>
        <w:rPr>
          <w:lang w:val="en-US"/>
        </w:rPr>
        <w:t xml:space="preserve"> </w:t>
      </w:r>
      <w:r w:rsidR="005B4A57">
        <w:rPr>
          <w:lang w:val="en-US"/>
        </w:rPr>
        <w:t xml:space="preserve">in the CSV file is used as the TTL value to be appended. </w:t>
      </w:r>
    </w:p>
    <w:p w14:paraId="0E9ECC84" w14:textId="4C0CDBC5" w:rsidR="00064B85" w:rsidRDefault="005B4A57" w:rsidP="002A171D">
      <w:pPr>
        <w:rPr>
          <w:lang w:val="en-US"/>
        </w:rPr>
      </w:pPr>
      <w:r>
        <w:rPr>
          <w:lang w:val="en-US"/>
        </w:rPr>
        <w:t>In a near real-time system, there would not be</w:t>
      </w:r>
      <w:ins w:id="147" w:author="Anne" w:date="2020-07-08T22:45:00Z">
        <w:r w:rsidR="006F003A">
          <w:rPr>
            <w:lang w:val="en-US"/>
          </w:rPr>
          <w:t xml:space="preserve"> a</w:t>
        </w:r>
      </w:ins>
      <w:r>
        <w:rPr>
          <w:lang w:val="en-US"/>
        </w:rPr>
        <w:t xml:space="preserve"> csv file index</w:t>
      </w:r>
      <w:del w:id="148" w:author="Anne" w:date="2020-07-08T22:46:00Z">
        <w:r w:rsidDel="006F003A">
          <w:rPr>
            <w:lang w:val="en-US"/>
          </w:rPr>
          <w:delText xml:space="preserve">, </w:delText>
        </w:r>
      </w:del>
      <w:ins w:id="149" w:author="Anne" w:date="2020-07-08T22:46:00Z">
        <w:r w:rsidR="006F003A">
          <w:rPr>
            <w:lang w:val="en-US"/>
          </w:rPr>
          <w:t xml:space="preserve">; </w:t>
        </w:r>
      </w:ins>
      <w:r>
        <w:rPr>
          <w:lang w:val="en-US"/>
        </w:rPr>
        <w:t>therefore</w:t>
      </w:r>
      <w:ins w:id="150" w:author="Anne" w:date="2020-07-08T22:46:00Z">
        <w:r w:rsidR="006F003A">
          <w:rPr>
            <w:lang w:val="en-US"/>
          </w:rPr>
          <w:t>,</w:t>
        </w:r>
      </w:ins>
      <w:r>
        <w:rPr>
          <w:lang w:val="en-US"/>
        </w:rPr>
        <w:t xml:space="preserve"> an arbitrary number </w:t>
      </w:r>
      <w:r w:rsidR="006F003A">
        <w:rPr>
          <w:lang w:val="en-US"/>
        </w:rPr>
        <w:t xml:space="preserve">could </w:t>
      </w:r>
      <w:r>
        <w:rPr>
          <w:lang w:val="en-US"/>
        </w:rPr>
        <w:t>be used</w:t>
      </w:r>
      <w:r w:rsidR="0081649B">
        <w:rPr>
          <w:lang w:val="en-US"/>
        </w:rPr>
        <w:t xml:space="preserve"> for the TTL value</w:t>
      </w:r>
      <w:r>
        <w:rPr>
          <w:lang w:val="en-US"/>
        </w:rPr>
        <w:t xml:space="preserve">. However, the arbitrary number must be incremented by one after each netflow is processed. </w:t>
      </w:r>
    </w:p>
    <w:p w14:paraId="65DA9CA8" w14:textId="41AB8DF8" w:rsidR="005B4A57" w:rsidRDefault="005B4A57" w:rsidP="002A171D">
      <w:pPr>
        <w:rPr>
          <w:lang w:val="en-US"/>
        </w:rPr>
      </w:pPr>
      <w:r>
        <w:rPr>
          <w:lang w:val="en-US"/>
        </w:rPr>
        <w:t xml:space="preserve">It is important to note that the RW_NETFLOW object does not directly represent a singular netflow. </w:t>
      </w:r>
      <w:r w:rsidR="000874B9">
        <w:rPr>
          <w:lang w:val="en-US"/>
        </w:rPr>
        <w:t>As shown in Figure 10, t</w:t>
      </w:r>
      <w:r>
        <w:rPr>
          <w:lang w:val="en-US"/>
        </w:rPr>
        <w:t xml:space="preserve">he object is effectively a data struct that is used in the project to maintain and organize all netflows </w:t>
      </w:r>
      <w:del w:id="151" w:author="Anne" w:date="2020-07-08T22:47:00Z">
        <w:r w:rsidDel="006F003A">
          <w:rPr>
            <w:lang w:val="en-US"/>
          </w:rPr>
          <w:delText xml:space="preserve">which share </w:delText>
        </w:r>
      </w:del>
      <w:ins w:id="152" w:author="Anne" w:date="2020-07-08T22:47:00Z">
        <w:r w:rsidR="006F003A">
          <w:rPr>
            <w:lang w:val="en-US"/>
          </w:rPr>
          <w:t xml:space="preserve">sharing </w:t>
        </w:r>
      </w:ins>
      <w:r>
        <w:rPr>
          <w:lang w:val="en-US"/>
        </w:rPr>
        <w:t>the same SIDPT. The individual netflow</w:t>
      </w:r>
      <w:ins w:id="153" w:author="Anne" w:date="2020-07-08T22:47:00Z">
        <w:r w:rsidR="006F003A">
          <w:rPr>
            <w:lang w:val="en-US"/>
          </w:rPr>
          <w:t>s</w:t>
        </w:r>
      </w:ins>
      <w:r>
        <w:rPr>
          <w:lang w:val="en-US"/>
        </w:rPr>
        <w:t xml:space="preserve"> are represented by the values placed in the attribute list (with </w:t>
      </w:r>
      <w:del w:id="154" w:author="Anne" w:date="2020-07-08T22:47:00Z">
        <w:r w:rsidDel="006F003A">
          <w:rPr>
            <w:lang w:val="en-US"/>
          </w:rPr>
          <w:delText xml:space="preserve">an </w:delText>
        </w:r>
      </w:del>
      <w:ins w:id="155" w:author="Anne" w:date="2020-07-08T22:47:00Z">
        <w:r w:rsidR="006F003A">
          <w:rPr>
            <w:lang w:val="en-US"/>
          </w:rPr>
          <w:t xml:space="preserve">a </w:t>
        </w:r>
      </w:ins>
      <w:r>
        <w:rPr>
          <w:lang w:val="en-US"/>
        </w:rPr>
        <w:t>netflow sharing the same index between the different attribute</w:t>
      </w:r>
      <w:del w:id="156" w:author="Anne" w:date="2020-07-08T22:48:00Z">
        <w:r w:rsidDel="006F003A">
          <w:rPr>
            <w:lang w:val="en-US"/>
          </w:rPr>
          <w:delText>s</w:delText>
        </w:r>
      </w:del>
      <w:r>
        <w:rPr>
          <w:lang w:val="en-US"/>
        </w:rPr>
        <w:t xml:space="preserve"> list</w:t>
      </w:r>
      <w:ins w:id="157" w:author="Anne" w:date="2020-07-08T22:48:00Z">
        <w:r w:rsidR="006F003A">
          <w:rPr>
            <w:lang w:val="en-US"/>
          </w:rPr>
          <w:t>s</w:t>
        </w:r>
      </w:ins>
      <w:r>
        <w:rPr>
          <w:lang w:val="en-US"/>
        </w:rPr>
        <w:t xml:space="preserve">).  </w:t>
      </w:r>
    </w:p>
    <w:p w14:paraId="539842FC" w14:textId="77777777" w:rsidR="000874B9" w:rsidRDefault="000874B9" w:rsidP="000874B9">
      <w:pPr>
        <w:jc w:val="center"/>
        <w:rPr>
          <w:rStyle w:val="SubtleEmphasis"/>
        </w:rPr>
      </w:pPr>
      <w:r>
        <w:rPr>
          <w:noProof/>
        </w:rPr>
        <w:drawing>
          <wp:inline distT="0" distB="0" distL="0" distR="0" wp14:anchorId="4B8AE62F" wp14:editId="2AAD808D">
            <wp:extent cx="5943600" cy="14230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3035"/>
                    </a:xfrm>
                    <a:prstGeom prst="rect">
                      <a:avLst/>
                    </a:prstGeom>
                  </pic:spPr>
                </pic:pic>
              </a:graphicData>
            </a:graphic>
          </wp:inline>
        </w:drawing>
      </w:r>
    </w:p>
    <w:p w14:paraId="5F3CE079" w14:textId="34764F13" w:rsidR="005B4A57" w:rsidRPr="000874B9" w:rsidRDefault="000874B9" w:rsidP="000874B9">
      <w:pPr>
        <w:jc w:val="center"/>
        <w:rPr>
          <w:i/>
          <w:iCs/>
          <w:color w:val="404040" w:themeColor="text1" w:themeTint="BF"/>
        </w:rPr>
      </w:pPr>
      <w:r>
        <w:rPr>
          <w:rStyle w:val="SubtleEmphasis"/>
        </w:rPr>
        <w:t>Figure 10: Example of the connection attributes of a RW_NETFLOW object (RW size of 500)</w:t>
      </w:r>
    </w:p>
    <w:p w14:paraId="729C4088" w14:textId="68A2FF76" w:rsidR="005B4A57" w:rsidRDefault="005B4A57" w:rsidP="002A171D">
      <w:pPr>
        <w:rPr>
          <w:lang w:val="en-US"/>
        </w:rPr>
      </w:pPr>
      <w:r>
        <w:rPr>
          <w:lang w:val="en-US"/>
        </w:rPr>
        <w:t>This self-contained organization of the pre-requisite data for the feature engineering</w:t>
      </w:r>
      <w:del w:id="158" w:author="Anne" w:date="2020-07-08T22:48:00Z">
        <w:r w:rsidDel="006F003A">
          <w:rPr>
            <w:lang w:val="en-US"/>
          </w:rPr>
          <w:delText>,</w:delText>
        </w:r>
      </w:del>
      <w:r>
        <w:rPr>
          <w:lang w:val="en-US"/>
        </w:rPr>
        <w:t xml:space="preserve"> enables easy generation of the engineered features for the target netflow. The first step of generating the engineered features is </w:t>
      </w:r>
      <w:del w:id="159" w:author="Anne" w:date="2020-07-08T22:48:00Z">
        <w:r w:rsidDel="006F003A">
          <w:rPr>
            <w:lang w:val="en-US"/>
          </w:rPr>
          <w:delText xml:space="preserve">by </w:delText>
        </w:r>
      </w:del>
      <w:r>
        <w:rPr>
          <w:lang w:val="en-US"/>
        </w:rPr>
        <w:t xml:space="preserve">determining which of the values in the attribute list fall within the RW. This is determined by the TTL list. </w:t>
      </w:r>
    </w:p>
    <w:p w14:paraId="7B99F263" w14:textId="221007A0" w:rsidR="005B4A57" w:rsidRDefault="005B4A57" w:rsidP="002A171D">
      <w:pPr>
        <w:rPr>
          <w:lang w:val="en-US"/>
        </w:rPr>
      </w:pPr>
      <w:r>
        <w:rPr>
          <w:lang w:val="en-US"/>
        </w:rPr>
        <w:t xml:space="preserve">For connection based RW, the number of connections is determined by taking the </w:t>
      </w:r>
      <w:r w:rsidR="009D2443">
        <w:rPr>
          <w:lang w:val="en-US"/>
        </w:rPr>
        <w:t xml:space="preserve">TTL value of the target netflow and comparing it to the values contained in the TTL list. If the difference exceeds the proscribed RW size, then the associated network metrics for that index position (i.e. the netflow) </w:t>
      </w:r>
      <w:del w:id="160" w:author="Anne" w:date="2020-07-08T22:49:00Z">
        <w:r w:rsidR="009D2443" w:rsidDel="006F003A">
          <w:rPr>
            <w:lang w:val="en-US"/>
          </w:rPr>
          <w:delText xml:space="preserve">is </w:delText>
        </w:r>
      </w:del>
      <w:ins w:id="161" w:author="Anne" w:date="2020-07-08T22:49:00Z">
        <w:r w:rsidR="006F003A">
          <w:rPr>
            <w:lang w:val="en-US"/>
          </w:rPr>
          <w:t xml:space="preserve">are </w:t>
        </w:r>
      </w:ins>
      <w:r w:rsidR="009D2443">
        <w:rPr>
          <w:lang w:val="en-US"/>
        </w:rPr>
        <w:t>not considered to be in the RW. In order to ensure that the RW_NETFLOW object is not trailing huge attribute list, if a netflow is foun</w:t>
      </w:r>
      <w:del w:id="162" w:author="Anne" w:date="2020-07-08T22:50:00Z">
        <w:r w:rsidR="009D2443" w:rsidDel="006F003A">
          <w:rPr>
            <w:lang w:val="en-US"/>
          </w:rPr>
          <w:delText>t</w:delText>
        </w:r>
      </w:del>
      <w:ins w:id="163" w:author="Anne" w:date="2020-07-08T22:50:00Z">
        <w:r w:rsidR="006F003A">
          <w:rPr>
            <w:lang w:val="en-US"/>
          </w:rPr>
          <w:t>d</w:t>
        </w:r>
      </w:ins>
      <w:r w:rsidR="009D2443">
        <w:rPr>
          <w:lang w:val="en-US"/>
        </w:rPr>
        <w:t xml:space="preserve"> to be outside the RW (the TTL value difference exceeds the RW size)</w:t>
      </w:r>
      <w:ins w:id="164" w:author="Anne" w:date="2020-07-08T22:50:00Z">
        <w:r w:rsidR="006F003A">
          <w:rPr>
            <w:lang w:val="en-US"/>
          </w:rPr>
          <w:t>,</w:t>
        </w:r>
      </w:ins>
      <w:r w:rsidR="009D2443">
        <w:rPr>
          <w:lang w:val="en-US"/>
        </w:rPr>
        <w:t xml:space="preserve"> all values associated with the netflow are removed (popped) from their respective list. Therefore, the attribute list act as queue where the lowest index (0) indicates the oldest netflow, and the highest index indicated the newest netflow for a give</w:t>
      </w:r>
      <w:ins w:id="165" w:author="Anne" w:date="2020-07-08T22:56:00Z">
        <w:r w:rsidR="00F057E5">
          <w:rPr>
            <w:lang w:val="en-US"/>
          </w:rPr>
          <w:t>n</w:t>
        </w:r>
      </w:ins>
      <w:r w:rsidR="009D2443">
        <w:rPr>
          <w:lang w:val="en-US"/>
        </w:rPr>
        <w:t xml:space="preserve"> SDIPT. This limits the maximum number of attributes in any one list to be equal to the size of the connection based RW. </w:t>
      </w:r>
    </w:p>
    <w:p w14:paraId="26B451EB" w14:textId="4F6086CE" w:rsidR="00E20064" w:rsidRDefault="009D2443" w:rsidP="002A171D">
      <w:pPr>
        <w:rPr>
          <w:lang w:val="en-US"/>
        </w:rPr>
      </w:pPr>
      <w:r>
        <w:rPr>
          <w:lang w:val="en-US"/>
        </w:rPr>
        <w:t>For time based RW, the concept is effectively the same</w:t>
      </w:r>
      <w:del w:id="166" w:author="Anne" w:date="2020-07-08T22:57:00Z">
        <w:r w:rsidDel="00F057E5">
          <w:rPr>
            <w:lang w:val="en-US"/>
          </w:rPr>
          <w:delText>, however</w:delText>
        </w:r>
      </w:del>
      <w:ins w:id="167" w:author="Anne" w:date="2020-07-08T22:57:00Z">
        <w:r w:rsidR="00F057E5">
          <w:rPr>
            <w:lang w:val="en-US"/>
          </w:rPr>
          <w:t>. However,</w:t>
        </w:r>
      </w:ins>
      <w:r>
        <w:rPr>
          <w:lang w:val="en-US"/>
        </w:rPr>
        <w:t xml:space="preserve"> instead of using TTL values, the determination </w:t>
      </w:r>
      <w:del w:id="168" w:author="Anne" w:date="2020-07-08T22:57:00Z">
        <w:r w:rsidDel="00F057E5">
          <w:rPr>
            <w:lang w:val="en-US"/>
          </w:rPr>
          <w:delText>of if</w:delText>
        </w:r>
      </w:del>
      <w:ins w:id="169" w:author="Anne" w:date="2020-07-08T22:57:00Z">
        <w:r w:rsidR="00F057E5">
          <w:rPr>
            <w:lang w:val="en-US"/>
          </w:rPr>
          <w:t>whether</w:t>
        </w:r>
      </w:ins>
      <w:del w:id="170" w:author="Anne" w:date="2020-07-08T22:57:00Z">
        <w:r w:rsidDel="00F057E5">
          <w:rPr>
            <w:lang w:val="en-US"/>
          </w:rPr>
          <w:delText xml:space="preserve"> </w:delText>
        </w:r>
      </w:del>
      <w:r>
        <w:rPr>
          <w:lang w:val="en-US"/>
        </w:rPr>
        <w:t xml:space="preserve">a netflow is in the RW </w:t>
      </w:r>
      <w:del w:id="171" w:author="Anne" w:date="2020-07-08T22:57:00Z">
        <w:r w:rsidDel="00F057E5">
          <w:rPr>
            <w:lang w:val="en-US"/>
          </w:rPr>
          <w:delText>is made</w:delText>
        </w:r>
      </w:del>
      <w:ins w:id="172" w:author="Anne" w:date="2020-07-08T22:57:00Z">
        <w:r w:rsidR="00F057E5">
          <w:rPr>
            <w:lang w:val="en-US"/>
          </w:rPr>
          <w:t>occurs</w:t>
        </w:r>
      </w:ins>
      <w:r>
        <w:rPr>
          <w:lang w:val="en-US"/>
        </w:rPr>
        <w:t xml:space="preserve"> through the timestamps. </w:t>
      </w:r>
      <w:commentRangeStart w:id="173"/>
      <w:r>
        <w:rPr>
          <w:lang w:val="en-US"/>
        </w:rPr>
        <w:t>By calculating the time delta between the target netflow’s timestamp and the oldest timestamp in the timestamp_list, if the difference exceeds the time based RW size then the value is not considered to be in the RW and all associated network metrics are popped from the respective list</w:t>
      </w:r>
      <w:commentRangeEnd w:id="173"/>
      <w:r w:rsidR="00F057E5">
        <w:rPr>
          <w:rStyle w:val="CommentReference"/>
        </w:rPr>
        <w:commentReference w:id="173"/>
      </w:r>
      <w:r>
        <w:rPr>
          <w:lang w:val="en-US"/>
        </w:rPr>
        <w:t xml:space="preserve">. </w:t>
      </w:r>
      <w:commentRangeStart w:id="174"/>
      <w:r>
        <w:rPr>
          <w:lang w:val="en-US"/>
        </w:rPr>
        <w:t>Although the list</w:t>
      </w:r>
      <w:r w:rsidR="00E20064">
        <w:rPr>
          <w:lang w:val="en-US"/>
        </w:rPr>
        <w:t>s</w:t>
      </w:r>
      <w:r>
        <w:rPr>
          <w:lang w:val="en-US"/>
        </w:rPr>
        <w:t xml:space="preserve"> are acting as a queue, there is no maximum limit to the number</w:t>
      </w:r>
      <w:ins w:id="175" w:author="Anne" w:date="2020-07-08T22:59:00Z">
        <w:r w:rsidR="00F057E5">
          <w:rPr>
            <w:lang w:val="en-US"/>
          </w:rPr>
          <w:t>s</w:t>
        </w:r>
      </w:ins>
      <w:r>
        <w:rPr>
          <w:lang w:val="en-US"/>
        </w:rPr>
        <w:t xml:space="preserve"> of values in the list since </w:t>
      </w:r>
      <w:r w:rsidR="00E20064">
        <w:rPr>
          <w:lang w:val="en-US"/>
        </w:rPr>
        <w:t>the number of encountered netflow</w:t>
      </w:r>
      <w:ins w:id="176" w:author="Anne" w:date="2020-07-08T22:59:00Z">
        <w:r w:rsidR="00F057E5">
          <w:rPr>
            <w:lang w:val="en-US"/>
          </w:rPr>
          <w:t>s</w:t>
        </w:r>
      </w:ins>
      <w:r w:rsidR="00E20064">
        <w:rPr>
          <w:lang w:val="en-US"/>
        </w:rPr>
        <w:t xml:space="preserve"> with a given SDIPT in any given timeframe varies. </w:t>
      </w:r>
      <w:commentRangeEnd w:id="174"/>
      <w:r w:rsidR="00F057E5">
        <w:rPr>
          <w:rStyle w:val="CommentReference"/>
        </w:rPr>
        <w:commentReference w:id="174"/>
      </w:r>
    </w:p>
    <w:p w14:paraId="3546B9EE" w14:textId="3DE7135A" w:rsidR="00E20064" w:rsidRDefault="00E20064" w:rsidP="002A171D">
      <w:pPr>
        <w:rPr>
          <w:lang w:val="en-US"/>
        </w:rPr>
      </w:pPr>
      <w:r>
        <w:rPr>
          <w:lang w:val="en-US"/>
        </w:rPr>
        <w:lastRenderedPageBreak/>
        <w:t xml:space="preserve">To improve efficiency, the end of the list is the initial check </w:t>
      </w:r>
      <w:commentRangeStart w:id="177"/>
      <w:del w:id="178" w:author="Anne" w:date="2020-07-08T23:01:00Z">
        <w:r w:rsidDel="00F057E5">
          <w:rPr>
            <w:lang w:val="en-US"/>
          </w:rPr>
          <w:delText xml:space="preserve">as </w:delText>
        </w:r>
      </w:del>
      <w:ins w:id="179" w:author="Anne" w:date="2020-07-08T23:01:00Z">
        <w:r w:rsidR="00F057E5">
          <w:rPr>
            <w:lang w:val="en-US"/>
          </w:rPr>
          <w:t xml:space="preserve">and </w:t>
        </w:r>
      </w:ins>
      <w:r>
        <w:rPr>
          <w:lang w:val="en-US"/>
        </w:rPr>
        <w:t xml:space="preserve">if </w:t>
      </w:r>
      <w:commentRangeEnd w:id="177"/>
      <w:r w:rsidR="00F057E5">
        <w:rPr>
          <w:rStyle w:val="CommentReference"/>
        </w:rPr>
        <w:commentReference w:id="177"/>
      </w:r>
      <w:r>
        <w:rPr>
          <w:lang w:val="en-US"/>
        </w:rPr>
        <w:t>that check fails</w:t>
      </w:r>
      <w:ins w:id="180" w:author="Anne" w:date="2020-07-08T23:00:00Z">
        <w:r w:rsidR="00F057E5">
          <w:rPr>
            <w:lang w:val="en-US"/>
          </w:rPr>
          <w:t>,</w:t>
        </w:r>
      </w:ins>
      <w:r>
        <w:rPr>
          <w:lang w:val="en-US"/>
        </w:rPr>
        <w:t xml:space="preserve"> all other values in the TTL list </w:t>
      </w:r>
      <w:del w:id="181" w:author="Anne" w:date="2020-07-08T23:00:00Z">
        <w:r w:rsidDel="00F057E5">
          <w:rPr>
            <w:lang w:val="en-US"/>
          </w:rPr>
          <w:delText xml:space="preserve">also </w:delText>
        </w:r>
      </w:del>
      <w:r>
        <w:rPr>
          <w:lang w:val="en-US"/>
        </w:rPr>
        <w:t xml:space="preserve">are </w:t>
      </w:r>
      <w:ins w:id="182" w:author="Anne" w:date="2020-07-08T23:00:00Z">
        <w:r w:rsidR="00F057E5">
          <w:rPr>
            <w:lang w:val="en-US"/>
          </w:rPr>
          <w:t xml:space="preserve">also </w:t>
        </w:r>
      </w:ins>
      <w:r>
        <w:rPr>
          <w:lang w:val="en-US"/>
        </w:rPr>
        <w:t xml:space="preserve">outside of the RW (the last item is the newest). Otherwise an interval-based checking method is used to find the first value in the TTL list that is within the RW.  </w:t>
      </w:r>
    </w:p>
    <w:p w14:paraId="002E49CB" w14:textId="4F23FB4B" w:rsidR="006A483F" w:rsidRDefault="00E20064" w:rsidP="002A171D">
      <w:pPr>
        <w:rPr>
          <w:lang w:val="en-US"/>
        </w:rPr>
      </w:pPr>
      <w:r>
        <w:rPr>
          <w:lang w:val="en-US"/>
        </w:rPr>
        <w:t xml:space="preserve">Lastly once the self-contained netflow values have been validated to be in the RW, the engineered features are easily calculable by applying the min, max, sum and mean functions to the list of values. </w:t>
      </w:r>
      <w:r>
        <w:rPr>
          <w:lang w:val="en-US"/>
        </w:rPr>
        <w:br/>
        <w:t xml:space="preserve">For the time delta features, the additional step of </w:t>
      </w:r>
      <w:r w:rsidR="006A483F">
        <w:rPr>
          <w:lang w:val="en-US"/>
        </w:rPr>
        <w:t>converting timestamps</w:t>
      </w:r>
      <w:r>
        <w:rPr>
          <w:lang w:val="en-US"/>
        </w:rPr>
        <w:t xml:space="preserve"> into time deltas is required prior to calculating the min, max and mean values</w:t>
      </w:r>
      <w:r w:rsidR="000874B9">
        <w:rPr>
          <w:lang w:val="en-US"/>
        </w:rPr>
        <w:t>. An example of the calculated engineered features for forward connections is shown bellow in Figure 11.</w:t>
      </w:r>
      <w:r>
        <w:rPr>
          <w:lang w:val="en-US"/>
        </w:rPr>
        <w:t xml:space="preserve">  </w:t>
      </w:r>
    </w:p>
    <w:p w14:paraId="71BB5C24" w14:textId="77777777" w:rsidR="000874B9" w:rsidRDefault="000874B9" w:rsidP="000874B9">
      <w:pPr>
        <w:jc w:val="center"/>
        <w:rPr>
          <w:rStyle w:val="SubtleEmphasis"/>
        </w:rPr>
      </w:pPr>
      <w:r>
        <w:rPr>
          <w:noProof/>
        </w:rPr>
        <w:drawing>
          <wp:inline distT="0" distB="0" distL="0" distR="0" wp14:anchorId="6AE615B4" wp14:editId="17DB7E59">
            <wp:extent cx="5943600" cy="34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2900"/>
                    </a:xfrm>
                    <a:prstGeom prst="rect">
                      <a:avLst/>
                    </a:prstGeom>
                  </pic:spPr>
                </pic:pic>
              </a:graphicData>
            </a:graphic>
          </wp:inline>
        </w:drawing>
      </w:r>
    </w:p>
    <w:p w14:paraId="7C727DD7" w14:textId="2E162CAC" w:rsidR="000874B9" w:rsidRPr="000874B9" w:rsidRDefault="000874B9" w:rsidP="000874B9">
      <w:pPr>
        <w:jc w:val="center"/>
        <w:rPr>
          <w:i/>
          <w:iCs/>
          <w:color w:val="404040" w:themeColor="text1" w:themeTint="BF"/>
        </w:rPr>
      </w:pPr>
      <w:r>
        <w:rPr>
          <w:rStyle w:val="SubtleEmphasis"/>
        </w:rPr>
        <w:t>Figure 11: Engineered feature (connection forward). [Format: flow count, time delta features (min, max, mean), packet length features (min, max, mean, total), packet count features (min, max, mean, total)]</w:t>
      </w:r>
    </w:p>
    <w:p w14:paraId="2C2212FF" w14:textId="0EA3F355" w:rsidR="009D2443" w:rsidRDefault="006A483F" w:rsidP="002A171D">
      <w:pPr>
        <w:rPr>
          <w:lang w:val="en-US"/>
        </w:rPr>
      </w:pPr>
      <w:r>
        <w:rPr>
          <w:lang w:val="en-US"/>
        </w:rPr>
        <w:t>With regards to the calculation of reverse features</w:t>
      </w:r>
      <w:ins w:id="183" w:author="Anne" w:date="2020-07-08T23:02:00Z">
        <w:r w:rsidR="00F057E5">
          <w:rPr>
            <w:lang w:val="en-US"/>
          </w:rPr>
          <w:t>,</w:t>
        </w:r>
      </w:ins>
      <w:r>
        <w:rPr>
          <w:lang w:val="en-US"/>
        </w:rPr>
        <w:t xml:space="preserve"> the process is very similar. Since it is the reverse direction, the source IP and destination IP addresses are swapped in the SDIPT. The modified SDIPT value is then checked against RW_NETFLOW object dictionary. If there is no match, the reverse features are all zeros. If there is a match, then the attribute list</w:t>
      </w:r>
      <w:ins w:id="184" w:author="Anne" w:date="2020-07-08T23:02:00Z">
        <w:r w:rsidR="00F057E5">
          <w:rPr>
            <w:lang w:val="en-US"/>
          </w:rPr>
          <w:t>s</w:t>
        </w:r>
      </w:ins>
      <w:r>
        <w:rPr>
          <w:lang w:val="en-US"/>
        </w:rPr>
        <w:t xml:space="preserve"> for the reverse RW_NETFLOW object are validated to ensure that the values are within the RW and lastly the engineered features are calculated. It is important to note that no new values are added to the attribute list for the reverse RW_NETFLOW objects since the reverse object is not the target netflow</w:t>
      </w:r>
      <w:ins w:id="185" w:author="Anne" w:date="2020-07-08T23:03:00Z">
        <w:r w:rsidR="00F057E5">
          <w:rPr>
            <w:lang w:val="en-US"/>
          </w:rPr>
          <w:t>,</w:t>
        </w:r>
      </w:ins>
      <w:r>
        <w:rPr>
          <w:lang w:val="en-US"/>
        </w:rPr>
        <w:t xml:space="preserve"> thus there is no network metrics to be added.  </w:t>
      </w:r>
    </w:p>
    <w:p w14:paraId="6765FFE0" w14:textId="4098D916" w:rsidR="006A483F" w:rsidRDefault="006A483F" w:rsidP="002A171D">
      <w:pPr>
        <w:rPr>
          <w:lang w:val="en-US"/>
        </w:rPr>
      </w:pPr>
      <w:r>
        <w:rPr>
          <w:lang w:val="en-US"/>
        </w:rPr>
        <w:t xml:space="preserve">Ultimately, the four categories of engineered features are added to the CSV file containing the engineered feature data and the RW moves onto the next netflow in the list. </w:t>
      </w:r>
      <w:r>
        <w:rPr>
          <w:lang w:val="en-US"/>
        </w:rPr>
        <w:br/>
      </w:r>
      <w:r>
        <w:rPr>
          <w:lang w:val="en-US"/>
        </w:rPr>
        <w:br/>
        <w:t xml:space="preserve">This implementation is overall quite efficient; however, efficiency does decrease with the number of RW_NETFLOW objects in the dictionary as well as how much information each RW_NETFLOW object is ‘holding’. As a result, larger RW sizes take longer to generate. It is also compatible </w:t>
      </w:r>
      <w:r w:rsidR="007F2ABE">
        <w:rPr>
          <w:lang w:val="en-US"/>
        </w:rPr>
        <w:t xml:space="preserve">with a near real-time system as it does not require the netflow to be all in one CSV file, instead it can generate the engineered features for the individual netflow immediately upon receiving the basic network metrics (ip addresses, timestamp, etc…) and then can pass it along to the classifier. While the history of previous netflows is maintained in RW_NETFLOW object.  </w:t>
      </w:r>
    </w:p>
    <w:p w14:paraId="42CCE88D" w14:textId="2992BE29" w:rsidR="007F2ABE" w:rsidRDefault="007F2ABE" w:rsidP="002A171D">
      <w:pPr>
        <w:rPr>
          <w:lang w:val="en-US"/>
        </w:rPr>
      </w:pPr>
      <w:r>
        <w:rPr>
          <w:lang w:val="en-US"/>
        </w:rPr>
        <w:t xml:space="preserve">The average time to generate the engineered features for a single netflow is </w:t>
      </w:r>
      <w:r w:rsidRPr="007F2ABE">
        <w:rPr>
          <w:highlight w:val="yellow"/>
          <w:lang w:val="en-US"/>
        </w:rPr>
        <w:t>xx</w:t>
      </w:r>
      <w:r>
        <w:rPr>
          <w:lang w:val="en-US"/>
        </w:rPr>
        <w:t>.</w:t>
      </w:r>
    </w:p>
    <w:p w14:paraId="490E1A6B" w14:textId="16E60EC9" w:rsidR="009D2443" w:rsidRDefault="007F2ABE" w:rsidP="002A171D">
      <w:pPr>
        <w:rPr>
          <w:lang w:val="en-US"/>
        </w:rPr>
      </w:pPr>
      <w:r w:rsidRPr="007F2ABE">
        <w:rPr>
          <w:highlight w:val="yellow"/>
          <w:lang w:val="en-US"/>
        </w:rPr>
        <w:t>Recap</w:t>
      </w:r>
    </w:p>
    <w:p w14:paraId="14AD81F1" w14:textId="77777777" w:rsidR="000874B9" w:rsidRDefault="000874B9" w:rsidP="000874B9">
      <w:pPr>
        <w:jc w:val="center"/>
        <w:rPr>
          <w:rStyle w:val="SubtleEmphasis"/>
        </w:rPr>
      </w:pPr>
    </w:p>
    <w:p w14:paraId="50385DD7" w14:textId="77777777" w:rsidR="000874B9" w:rsidRDefault="000874B9" w:rsidP="000874B9">
      <w:pPr>
        <w:jc w:val="center"/>
        <w:rPr>
          <w:rStyle w:val="SubtleEmphasis"/>
        </w:rPr>
      </w:pPr>
    </w:p>
    <w:p w14:paraId="29534CD1" w14:textId="77777777" w:rsidR="000874B9" w:rsidRDefault="000874B9" w:rsidP="000874B9">
      <w:pPr>
        <w:jc w:val="center"/>
        <w:rPr>
          <w:rStyle w:val="SubtleEmphasis"/>
        </w:rPr>
      </w:pPr>
    </w:p>
    <w:p w14:paraId="2CAD6C4D" w14:textId="77777777" w:rsidR="000874B9" w:rsidRDefault="000874B9" w:rsidP="000874B9">
      <w:pPr>
        <w:jc w:val="center"/>
        <w:rPr>
          <w:rStyle w:val="SubtleEmphasis"/>
        </w:rPr>
      </w:pPr>
    </w:p>
    <w:p w14:paraId="12D1FC81" w14:textId="5C83AFF7" w:rsidR="000874B9" w:rsidRPr="000874B9" w:rsidRDefault="000874B9" w:rsidP="000874B9">
      <w:pPr>
        <w:jc w:val="center"/>
        <w:rPr>
          <w:i/>
          <w:iCs/>
          <w:color w:val="404040" w:themeColor="text1" w:themeTint="BF"/>
        </w:rPr>
      </w:pPr>
      <w:r>
        <w:rPr>
          <w:noProof/>
        </w:rPr>
        <w:lastRenderedPageBreak/>
        <w:drawing>
          <wp:anchor distT="0" distB="0" distL="114300" distR="114300" simplePos="0" relativeHeight="251659264" behindDoc="1" locked="0" layoutInCell="1" allowOverlap="1" wp14:anchorId="0A7B4C66" wp14:editId="1C2ED061">
            <wp:simplePos x="0" y="0"/>
            <wp:positionH relativeFrom="margin">
              <wp:posOffset>-538630</wp:posOffset>
            </wp:positionH>
            <wp:positionV relativeFrom="paragraph">
              <wp:posOffset>18547</wp:posOffset>
            </wp:positionV>
            <wp:extent cx="6908800" cy="4450715"/>
            <wp:effectExtent l="19050" t="19050" r="25400" b="26035"/>
            <wp:wrapTight wrapText="bothSides">
              <wp:wrapPolygon edited="0">
                <wp:start x="-60" y="-92"/>
                <wp:lineTo x="-60" y="21634"/>
                <wp:lineTo x="21620" y="21634"/>
                <wp:lineTo x="21620" y="-92"/>
                <wp:lineTo x="-60" y="-92"/>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908800" cy="4450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Style w:val="SubtleEmphasis"/>
        </w:rPr>
        <w:t xml:space="preserve">Figure 12: Summary of Feature Engineering Process via Rolling Windows and RW_NETFLOW Class </w:t>
      </w:r>
    </w:p>
    <w:p w14:paraId="0575972D" w14:textId="18227EF0" w:rsidR="00925464" w:rsidRDefault="00064B85" w:rsidP="00925464">
      <w:pPr>
        <w:rPr>
          <w:lang w:val="en-US"/>
        </w:rPr>
      </w:pPr>
      <w:r>
        <w:rPr>
          <w:lang w:val="en-US"/>
        </w:rPr>
        <w:t xml:space="preserve"> </w:t>
      </w:r>
      <w:r w:rsidR="007F2ABE" w:rsidRPr="007F2ABE">
        <w:rPr>
          <w:highlight w:val="yellow"/>
          <w:lang w:val="en-US"/>
        </w:rPr>
        <w:t>Transition</w:t>
      </w:r>
      <w:r w:rsidR="00DE1433">
        <w:rPr>
          <w:lang w:val="en-US"/>
        </w:rPr>
        <w:t xml:space="preserve"> /Conclusion for FT eng </w:t>
      </w:r>
    </w:p>
    <w:p w14:paraId="18340C5B" w14:textId="7CB240F6" w:rsidR="00925464" w:rsidRDefault="00925464" w:rsidP="00925464">
      <w:pPr>
        <w:pStyle w:val="Heading2"/>
        <w:rPr>
          <w:lang w:val="en-US"/>
        </w:rPr>
      </w:pPr>
      <w:r>
        <w:rPr>
          <w:lang w:val="en-US"/>
        </w:rPr>
        <w:t>Machine Learning Models</w:t>
      </w:r>
    </w:p>
    <w:p w14:paraId="717905A9" w14:textId="32F16FF9" w:rsidR="00D075F5" w:rsidRDefault="00D075F5" w:rsidP="00D075F5">
      <w:pPr>
        <w:rPr>
          <w:lang w:val="en-US"/>
        </w:rPr>
      </w:pPr>
      <w:r>
        <w:rPr>
          <w:lang w:val="en-US"/>
        </w:rPr>
        <w:t xml:space="preserve">Given that this project aims to classify network traffic into VPN or non-VPN a </w:t>
      </w:r>
      <w:r w:rsidR="000D055C">
        <w:rPr>
          <w:lang w:val="en-US"/>
        </w:rPr>
        <w:t xml:space="preserve">binary </w:t>
      </w:r>
      <w:r>
        <w:rPr>
          <w:lang w:val="en-US"/>
        </w:rPr>
        <w:t>machine learning (ML) classifier model is required. The two overarching categories for classifier are lazy learners and eager learners. Lazy learners use the entire training dataset at prediction time by comparing the target data and matching it with the most related data entry in the data set. On the other hand, eager learners construct a predictive model from the training data prior to predictions. At prediction, the predictive model is the only source for the target data classification. Lazy learners are fast learners and slow predictors while eager learners are slow learners and fast predictors</w:t>
      </w:r>
      <w:r w:rsidR="008E47D3">
        <w:rPr>
          <w:rStyle w:val="FootnoteReference"/>
          <w:lang w:val="en-US"/>
        </w:rPr>
        <w:footnoteReference w:id="4"/>
      </w:r>
      <w:r>
        <w:rPr>
          <w:lang w:val="en-US"/>
        </w:rPr>
        <w:t xml:space="preserve">. When considering the intent of implementing the classification system in a near real-time system perdition time </w:t>
      </w:r>
      <w:r w:rsidR="000F3DD6">
        <w:rPr>
          <w:lang w:val="en-US"/>
        </w:rPr>
        <w:t xml:space="preserve">should be minimized, therefore eager learning classification model will be used. </w:t>
      </w:r>
    </w:p>
    <w:p w14:paraId="6E11A848" w14:textId="3C62A841" w:rsidR="000D055C" w:rsidRDefault="00FF01A6" w:rsidP="00D075F5">
      <w:pPr>
        <w:rPr>
          <w:lang w:val="en-US"/>
        </w:rPr>
      </w:pPr>
      <w:r>
        <w:rPr>
          <w:lang w:val="en-US"/>
        </w:rPr>
        <w:t xml:space="preserve">Prior to select specific ML models, it is pertinent to review the characteristic of the engineered features. The engineered features are a large dataset, has relatively high dimensionality (~50 engineered </w:t>
      </w:r>
      <w:r>
        <w:rPr>
          <w:lang w:val="en-US"/>
        </w:rPr>
        <w:lastRenderedPageBreak/>
        <w:t xml:space="preserve">features), </w:t>
      </w:r>
      <w:r w:rsidR="000D055C">
        <w:rPr>
          <w:lang w:val="en-US"/>
        </w:rPr>
        <w:t xml:space="preserve">the data is not </w:t>
      </w:r>
      <w:r w:rsidR="000D055C" w:rsidRPr="00BD470C">
        <w:rPr>
          <w:highlight w:val="cyan"/>
          <w:lang w:val="en-US"/>
        </w:rPr>
        <w:t>normalized</w:t>
      </w:r>
      <w:r w:rsidR="000D055C">
        <w:rPr>
          <w:lang w:val="en-US"/>
        </w:rPr>
        <w:t>, the data is not scaled</w:t>
      </w:r>
      <w:r w:rsidR="005E6652">
        <w:rPr>
          <w:lang w:val="en-US"/>
        </w:rPr>
        <w:t xml:space="preserve"> and the dataset is unbalance (23 000 VPN netflow out of 215 000 netflows)</w:t>
      </w:r>
      <w:r w:rsidR="000D055C">
        <w:rPr>
          <w:lang w:val="en-US"/>
        </w:rPr>
        <w:t xml:space="preserve">. </w:t>
      </w:r>
    </w:p>
    <w:p w14:paraId="76567517" w14:textId="2228A457" w:rsidR="000D055C" w:rsidRDefault="000D055C" w:rsidP="00D075F5">
      <w:pPr>
        <w:rPr>
          <w:lang w:val="en-US"/>
        </w:rPr>
      </w:pPr>
      <w:r>
        <w:rPr>
          <w:lang w:val="en-US"/>
        </w:rPr>
        <w:t xml:space="preserve">Given these characteristics, in particular the fact that the data is not normalized, and the need for an eager learner, the decision tree is favorable model for classification.  </w:t>
      </w:r>
      <w:r w:rsidR="00BD470C">
        <w:rPr>
          <w:lang w:val="en-US"/>
        </w:rPr>
        <w:t xml:space="preserve">However, decision trees require special consideration of the algorithm used to determine the best choice at each node. As a result, decision trees are prone to overfitting and have a high degree error due to </w:t>
      </w:r>
      <w:r w:rsidR="00BD470C" w:rsidRPr="00BD470C">
        <w:rPr>
          <w:highlight w:val="cyan"/>
          <w:lang w:val="en-US"/>
        </w:rPr>
        <w:t>variance and bias</w:t>
      </w:r>
      <w:r w:rsidR="00BD470C">
        <w:rPr>
          <w:rStyle w:val="FootnoteReference"/>
          <w:lang w:val="en-US"/>
        </w:rPr>
        <w:footnoteReference w:id="5"/>
      </w:r>
      <w:r w:rsidR="00BD470C">
        <w:rPr>
          <w:lang w:val="en-US"/>
        </w:rPr>
        <w:t xml:space="preserve">.  </w:t>
      </w:r>
    </w:p>
    <w:p w14:paraId="5963D40F" w14:textId="7966BA7C" w:rsidR="00466C01" w:rsidRDefault="00BD470C" w:rsidP="00D075F5">
      <w:pPr>
        <w:rPr>
          <w:lang w:val="en-US"/>
        </w:rPr>
      </w:pPr>
      <w:r>
        <w:rPr>
          <w:lang w:val="en-US"/>
        </w:rPr>
        <w:t xml:space="preserve">Ultimately, to overcome the drawbacks of the decision tree while preserving its advantages </w:t>
      </w:r>
      <w:r w:rsidR="00466C01">
        <w:rPr>
          <w:lang w:val="en-US"/>
        </w:rPr>
        <w:t>this project</w:t>
      </w:r>
      <w:r>
        <w:rPr>
          <w:lang w:val="en-US"/>
        </w:rPr>
        <w:t xml:space="preserve"> combin</w:t>
      </w:r>
      <w:r w:rsidR="00466C01">
        <w:rPr>
          <w:lang w:val="en-US"/>
        </w:rPr>
        <w:t>es</w:t>
      </w:r>
      <w:r>
        <w:rPr>
          <w:lang w:val="en-US"/>
        </w:rPr>
        <w:t xml:space="preserve"> multiple decision trees into a</w:t>
      </w:r>
      <w:r w:rsidR="00466C01">
        <w:rPr>
          <w:lang w:val="en-US"/>
        </w:rPr>
        <w:t xml:space="preserve">n optimal </w:t>
      </w:r>
      <w:r>
        <w:rPr>
          <w:lang w:val="en-US"/>
        </w:rPr>
        <w:t>model</w:t>
      </w:r>
      <w:r w:rsidR="00466C01">
        <w:rPr>
          <w:lang w:val="en-US"/>
        </w:rPr>
        <w:t xml:space="preserve">, which </w:t>
      </w:r>
      <w:r>
        <w:rPr>
          <w:lang w:val="en-US"/>
        </w:rPr>
        <w:t>constitutes an ensemble model in machine learning</w:t>
      </w:r>
      <w:r w:rsidR="00466C01">
        <w:rPr>
          <w:lang w:val="en-US"/>
        </w:rPr>
        <w:t xml:space="preserve">. The project implements two ensemble models each using a specific ensemble technique to include bagging (Bootstrap AGGregatING) through the random forest model and boosting through the gradient boost model. </w:t>
      </w:r>
    </w:p>
    <w:p w14:paraId="245F71A8" w14:textId="60106491" w:rsidR="000D055C" w:rsidRPr="00D075F5" w:rsidRDefault="00466C01" w:rsidP="00D075F5">
      <w:pPr>
        <w:rPr>
          <w:lang w:val="en-US"/>
        </w:rPr>
      </w:pPr>
      <w:r>
        <w:rPr>
          <w:lang w:val="en-US"/>
        </w:rPr>
        <w:t xml:space="preserve">The two models and their respective ensemble technique will be further discussed in the following sections of the report. </w:t>
      </w:r>
    </w:p>
    <w:p w14:paraId="76B35FDA" w14:textId="250EBCB2" w:rsidR="00925464" w:rsidRDefault="00925464" w:rsidP="00925464">
      <w:pPr>
        <w:pStyle w:val="Heading3"/>
        <w:rPr>
          <w:lang w:val="en-US"/>
        </w:rPr>
      </w:pPr>
      <w:r>
        <w:rPr>
          <w:lang w:val="en-US"/>
        </w:rPr>
        <w:t>Random Forest</w:t>
      </w:r>
    </w:p>
    <w:p w14:paraId="38DD965C" w14:textId="5D249C80" w:rsidR="003E7650" w:rsidRDefault="003E7650" w:rsidP="003E7650">
      <w:pPr>
        <w:rPr>
          <w:lang w:val="en-US"/>
        </w:rPr>
      </w:pPr>
      <w:r>
        <w:rPr>
          <w:lang w:val="en-US"/>
        </w:rPr>
        <w:t>The random forest model is an implementation of the bagging ensemble technique</w:t>
      </w:r>
      <w:r w:rsidR="00682991">
        <w:rPr>
          <w:lang w:val="en-US"/>
        </w:rPr>
        <w:t xml:space="preserve"> which combines bootstrapping and aggregation</w:t>
      </w:r>
      <w:r>
        <w:rPr>
          <w:lang w:val="en-US"/>
        </w:rPr>
        <w:t xml:space="preserve">. It combines multiple weak models (the decision tree) in parallel to create the strong model, the random forest. All decisions trees are independent from each other and will each generate a prediction as to how to classify the target data. The overall prediction generated by the random forest is determined by majority voting of the constituent trees. Figure 13 show an example of majority voting for a multiclass classification </w:t>
      </w:r>
      <w:r w:rsidR="00E7511B">
        <w:rPr>
          <w:lang w:val="en-US"/>
        </w:rPr>
        <w:t xml:space="preserve">problem; however, the sample principle applies to binary class classification. </w:t>
      </w:r>
    </w:p>
    <w:p w14:paraId="6638141D" w14:textId="124C68C7" w:rsidR="00E7511B" w:rsidRDefault="00E7511B" w:rsidP="00E7511B">
      <w:pPr>
        <w:jc w:val="center"/>
        <w:rPr>
          <w:lang w:val="en-US"/>
        </w:rPr>
      </w:pPr>
      <w:r>
        <w:rPr>
          <w:noProof/>
        </w:rPr>
        <w:drawing>
          <wp:inline distT="0" distB="0" distL="0" distR="0" wp14:anchorId="2662F70F" wp14:editId="2462A047">
            <wp:extent cx="4579315" cy="24021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4885" cy="2415596"/>
                    </a:xfrm>
                    <a:prstGeom prst="rect">
                      <a:avLst/>
                    </a:prstGeom>
                    <a:noFill/>
                    <a:ln>
                      <a:noFill/>
                    </a:ln>
                  </pic:spPr>
                </pic:pic>
              </a:graphicData>
            </a:graphic>
          </wp:inline>
        </w:drawing>
      </w:r>
    </w:p>
    <w:p w14:paraId="04F492F9" w14:textId="2856FD1A" w:rsidR="004D32CC" w:rsidRDefault="00E7511B" w:rsidP="00E7511B">
      <w:pPr>
        <w:jc w:val="center"/>
        <w:rPr>
          <w:rStyle w:val="SubtleEmphasis"/>
        </w:rPr>
      </w:pPr>
      <w:r>
        <w:rPr>
          <w:rStyle w:val="SubtleEmphasis"/>
        </w:rPr>
        <w:t>Figure 13: Example of majority voting from multiple independent decision trees in a random forest model.</w:t>
      </w:r>
      <w:r>
        <w:rPr>
          <w:rStyle w:val="FootnoteReference"/>
          <w:i/>
          <w:iCs/>
          <w:color w:val="404040" w:themeColor="text1" w:themeTint="BF"/>
        </w:rPr>
        <w:footnoteReference w:id="6"/>
      </w:r>
    </w:p>
    <w:p w14:paraId="2C38884B" w14:textId="1174A369" w:rsidR="00E7511B" w:rsidRDefault="00E7511B" w:rsidP="00E7511B">
      <w:pPr>
        <w:rPr>
          <w:rStyle w:val="SubtleEmphasis"/>
        </w:rPr>
      </w:pPr>
    </w:p>
    <w:p w14:paraId="42ADAF50" w14:textId="77777777" w:rsidR="00E7511B" w:rsidRDefault="00E7511B" w:rsidP="00E7511B">
      <w:pPr>
        <w:rPr>
          <w:rStyle w:val="SubtleEmphasis"/>
        </w:rPr>
      </w:pPr>
    </w:p>
    <w:p w14:paraId="3A3BD30F" w14:textId="77777777" w:rsidR="005E6652" w:rsidRDefault="00682991" w:rsidP="005E6652">
      <w:pPr>
        <w:rPr>
          <w:lang w:val="en-US"/>
        </w:rPr>
      </w:pPr>
      <w:r>
        <w:rPr>
          <w:lang w:val="en-US"/>
        </w:rPr>
        <w:t xml:space="preserve">The bootstrap portion of the bagging technique is that seed data for each tree is generated through bootstrap sampling. Bootstrap sampling </w:t>
      </w:r>
      <w:r w:rsidR="005E6652">
        <w:rPr>
          <w:lang w:val="en-US"/>
        </w:rPr>
        <w:t xml:space="preserve">is a </w:t>
      </w:r>
      <w:r>
        <w:rPr>
          <w:lang w:val="en-US"/>
        </w:rPr>
        <w:t>“</w:t>
      </w:r>
      <w:r w:rsidRPr="00682991">
        <w:rPr>
          <w:lang w:val="en-US"/>
        </w:rPr>
        <w:t>resampling method by independently sampling with replacement from an existing sample data with same sample size n</w:t>
      </w:r>
      <w:r w:rsidR="005E6652">
        <w:rPr>
          <w:lang w:val="en-US"/>
        </w:rPr>
        <w:t>”</w:t>
      </w:r>
      <w:r w:rsidR="005E6652">
        <w:rPr>
          <w:rStyle w:val="FootnoteReference"/>
          <w:lang w:val="en-US"/>
        </w:rPr>
        <w:footnoteReference w:id="7"/>
      </w:r>
      <w:r w:rsidR="005E6652">
        <w:rPr>
          <w:lang w:val="en-US"/>
        </w:rPr>
        <w:t xml:space="preserve">. Thus, the decision tree will be trained on a dataset which is the same size as the training data but will have duplicate entries. </w:t>
      </w:r>
    </w:p>
    <w:p w14:paraId="7A64E64F" w14:textId="65184073" w:rsidR="00E7511B" w:rsidRDefault="005E6652" w:rsidP="005E6652">
      <w:pPr>
        <w:rPr>
          <w:lang w:val="en-US"/>
        </w:rPr>
      </w:pPr>
      <w:r>
        <w:rPr>
          <w:lang w:val="en-US"/>
        </w:rPr>
        <w:t xml:space="preserve">Given that </w:t>
      </w:r>
      <w:r w:rsidR="00682991">
        <w:rPr>
          <w:lang w:val="en-US"/>
        </w:rPr>
        <w:t>decision trees are very sensitive to the data they are trained on</w:t>
      </w:r>
      <w:r>
        <w:rPr>
          <w:lang w:val="en-US"/>
        </w:rPr>
        <w:t xml:space="preserve">; </w:t>
      </w:r>
      <w:r w:rsidR="00682991">
        <w:rPr>
          <w:lang w:val="en-US"/>
        </w:rPr>
        <w:t>a small change to the training set can result in a significantly different tree structure and corresponding prediction</w:t>
      </w:r>
      <w:r w:rsidR="00682991">
        <w:rPr>
          <w:rStyle w:val="FootnoteReference"/>
          <w:lang w:val="en-US"/>
        </w:rPr>
        <w:footnoteReference w:id="8"/>
      </w:r>
      <w:r w:rsidR="00682991">
        <w:rPr>
          <w:lang w:val="en-US"/>
        </w:rPr>
        <w:t xml:space="preserve">. </w:t>
      </w:r>
      <w:r>
        <w:rPr>
          <w:lang w:val="en-US"/>
        </w:rPr>
        <w:t xml:space="preserve">The net result is that the decision trees within the random forest will be loosely correlated. </w:t>
      </w:r>
    </w:p>
    <w:p w14:paraId="5408F0AE" w14:textId="3C018A14" w:rsidR="00B31432" w:rsidRDefault="005E6652" w:rsidP="00E7511B">
      <w:pPr>
        <w:rPr>
          <w:lang w:val="en-US"/>
        </w:rPr>
      </w:pPr>
      <w:r>
        <w:rPr>
          <w:lang w:val="en-US"/>
        </w:rPr>
        <w:t>The resulting</w:t>
      </w:r>
      <w:r w:rsidR="00E7511B">
        <w:rPr>
          <w:lang w:val="en-US"/>
        </w:rPr>
        <w:t xml:space="preserve"> advantage of the bagging technique is </w:t>
      </w:r>
      <w:r>
        <w:rPr>
          <w:lang w:val="en-US"/>
        </w:rPr>
        <w:t xml:space="preserve">that </w:t>
      </w:r>
      <w:r w:rsidR="00E7511B">
        <w:rPr>
          <w:lang w:val="en-US"/>
        </w:rPr>
        <w:t>by having multiple independent and relatively uncorrelated decision trees operating as a committee</w:t>
      </w:r>
      <w:r>
        <w:rPr>
          <w:lang w:val="en-US"/>
        </w:rPr>
        <w:t>;</w:t>
      </w:r>
      <w:r w:rsidR="00E7511B">
        <w:rPr>
          <w:lang w:val="en-US"/>
        </w:rPr>
        <w:t xml:space="preserve"> the results will always outperform any one individual constituent. The increase in performance is guaranteed by the fact that the multiple decision trees protect each other from their individual errors, thus several individual trees can make an incorrect prediction, yet the overall prediction will still be correct</w:t>
      </w:r>
      <w:r w:rsidR="00E7511B">
        <w:rPr>
          <w:rStyle w:val="FootnoteReference"/>
          <w:lang w:val="en-US"/>
        </w:rPr>
        <w:footnoteReference w:id="9"/>
      </w:r>
      <w:r w:rsidR="00E7511B">
        <w:t>.</w:t>
      </w:r>
      <w:r w:rsidR="00E7511B">
        <w:rPr>
          <w:lang w:val="en-US"/>
        </w:rPr>
        <w:t xml:space="preserve"> </w:t>
      </w:r>
      <w:r w:rsidR="00844C41">
        <w:rPr>
          <w:lang w:val="en-US"/>
        </w:rPr>
        <w:t>Figure 14 show</w:t>
      </w:r>
      <w:r w:rsidR="00B31432">
        <w:rPr>
          <w:lang w:val="en-US"/>
        </w:rPr>
        <w:t xml:space="preserve"> the general struct of a random forest with the bootstrapping of training data and the aggregation of the individual tree to produce a final result.</w:t>
      </w:r>
    </w:p>
    <w:p w14:paraId="68AC05EC" w14:textId="221B03A6" w:rsidR="00E7511B" w:rsidRDefault="00B31432" w:rsidP="00B31432">
      <w:pPr>
        <w:jc w:val="center"/>
        <w:rPr>
          <w:lang w:val="en-US"/>
        </w:rPr>
      </w:pPr>
      <w:r>
        <w:rPr>
          <w:noProof/>
        </w:rPr>
        <w:drawing>
          <wp:inline distT="0" distB="0" distL="0" distR="0" wp14:anchorId="42FD15A2" wp14:editId="259FF1A7">
            <wp:extent cx="2948026" cy="2606923"/>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3582" cy="2629522"/>
                    </a:xfrm>
                    <a:prstGeom prst="rect">
                      <a:avLst/>
                    </a:prstGeom>
                    <a:noFill/>
                    <a:ln>
                      <a:noFill/>
                    </a:ln>
                  </pic:spPr>
                </pic:pic>
              </a:graphicData>
            </a:graphic>
          </wp:inline>
        </w:drawing>
      </w:r>
    </w:p>
    <w:p w14:paraId="0167BDBE" w14:textId="71182FB8" w:rsidR="00B31432" w:rsidRPr="00B31432" w:rsidRDefault="00B31432" w:rsidP="00B31432">
      <w:pPr>
        <w:jc w:val="center"/>
        <w:rPr>
          <w:rStyle w:val="SubtleEmphasis"/>
        </w:rPr>
      </w:pPr>
      <w:r>
        <w:rPr>
          <w:rStyle w:val="SubtleEmphasis"/>
        </w:rPr>
        <w:t>Figure 14: Random forest structure highlighting bootstrapping and aggregation (note cd map is equivalent to a prediction)</w:t>
      </w:r>
      <w:r>
        <w:rPr>
          <w:rStyle w:val="FootnoteReference"/>
          <w:i/>
          <w:iCs/>
          <w:color w:val="404040" w:themeColor="text1" w:themeTint="BF"/>
        </w:rPr>
        <w:footnoteReference w:id="10"/>
      </w:r>
    </w:p>
    <w:p w14:paraId="7D94A892" w14:textId="4758BCDC" w:rsidR="00844C41" w:rsidRDefault="005E6652" w:rsidP="00E7511B">
      <w:pPr>
        <w:rPr>
          <w:lang w:val="en-US"/>
        </w:rPr>
      </w:pPr>
      <w:r>
        <w:rPr>
          <w:lang w:val="en-US"/>
        </w:rPr>
        <w:t xml:space="preserve">The overall advantages of random forest classifiers are </w:t>
      </w:r>
      <w:r w:rsidR="00330047">
        <w:rPr>
          <w:lang w:val="en-US"/>
        </w:rPr>
        <w:t>prediction</w:t>
      </w:r>
      <w:r>
        <w:rPr>
          <w:lang w:val="en-US"/>
        </w:rPr>
        <w:t xml:space="preserve"> speed is faster than training speed</w:t>
      </w:r>
      <w:r w:rsidR="00844C41">
        <w:rPr>
          <w:lang w:val="en-US"/>
        </w:rPr>
        <w:t xml:space="preserve"> (relevant for near real-time systems)</w:t>
      </w:r>
      <w:r>
        <w:rPr>
          <w:lang w:val="en-US"/>
        </w:rPr>
        <w:t xml:space="preserve">, it is robust to outlier and non-linear data </w:t>
      </w:r>
      <w:r w:rsidR="00844C41">
        <w:rPr>
          <w:lang w:val="en-US"/>
        </w:rPr>
        <w:t xml:space="preserve">(relevant for netflows), it is not impacted by unbalanced datasets (relevant to the project’s dataset), it can use high dimensionality data, and it is resistant to overfitting. </w:t>
      </w:r>
    </w:p>
    <w:p w14:paraId="32522541" w14:textId="0F453F0D" w:rsidR="0009741B" w:rsidRDefault="0009741B" w:rsidP="00E7511B">
      <w:pPr>
        <w:rPr>
          <w:lang w:val="en-US"/>
        </w:rPr>
      </w:pPr>
      <w:r w:rsidRPr="0009741B">
        <w:rPr>
          <w:highlight w:val="yellow"/>
          <w:lang w:val="en-US"/>
        </w:rPr>
        <w:lastRenderedPageBreak/>
        <w:t>//Transition</w:t>
      </w:r>
    </w:p>
    <w:p w14:paraId="0B10C259" w14:textId="77777777" w:rsidR="002E27BB" w:rsidRDefault="002E27BB" w:rsidP="002E27BB">
      <w:pPr>
        <w:pStyle w:val="Heading3"/>
        <w:rPr>
          <w:lang w:val="en-US"/>
        </w:rPr>
      </w:pPr>
      <w:r>
        <w:rPr>
          <w:lang w:val="en-US"/>
        </w:rPr>
        <w:t>Gradient Boost</w:t>
      </w:r>
    </w:p>
    <w:p w14:paraId="1CFC7EA4" w14:textId="75CF2DDD" w:rsidR="002E27BB" w:rsidRDefault="002E27BB" w:rsidP="002E27BB">
      <w:pPr>
        <w:rPr>
          <w:lang w:val="en-US"/>
        </w:rPr>
      </w:pPr>
      <w:r>
        <w:rPr>
          <w:lang w:val="en-US"/>
        </w:rPr>
        <w:t>The gradient boost model is an implementation of the boosting ensemble technique</w:t>
      </w:r>
      <w:r w:rsidR="003B47FF">
        <w:rPr>
          <w:lang w:val="en-US"/>
        </w:rPr>
        <w:t xml:space="preserve">; it combines multiple weak models (the decision tree) sequentially to create the strong model. The process of training the gradient boost model to a dataset is iteratively (sequentially) where in each subsequent a new tree is added to the model that aims to correct any errors or misclassification in the previous tree. The original tree is based on an equal weighting of all observations, but subsequent trees are ‘grown’ based off a decreased weighting of correctly classified objects and increased weighting of incorrectly classified objects. </w:t>
      </w:r>
      <w:r w:rsidR="00315253">
        <w:rPr>
          <w:lang w:val="en-US"/>
        </w:rPr>
        <w:t xml:space="preserve">Each subsequent iteration (new tree) aims improve the predictions of the previous tree. The overall prediction of the gradient boost model is determined by taking a weighted average of the predicted value generated by each tree in the sequence. The weighting is with respect to the individual tree success at optimizing the prediction vs the other trees in the sequence.  Figure 15 shows the overall structured sequence of gradient boosting. </w:t>
      </w:r>
    </w:p>
    <w:p w14:paraId="281F5C97" w14:textId="31094A9A" w:rsidR="005766B5" w:rsidRDefault="005766B5" w:rsidP="005766B5">
      <w:pPr>
        <w:jc w:val="center"/>
        <w:rPr>
          <w:lang w:val="en-US"/>
        </w:rPr>
      </w:pPr>
      <w:r>
        <w:rPr>
          <w:noProof/>
        </w:rPr>
        <w:drawing>
          <wp:inline distT="0" distB="0" distL="0" distR="0" wp14:anchorId="39D5209E" wp14:editId="235FE60D">
            <wp:extent cx="5943600" cy="1943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43735"/>
                    </a:xfrm>
                    <a:prstGeom prst="rect">
                      <a:avLst/>
                    </a:prstGeom>
                  </pic:spPr>
                </pic:pic>
              </a:graphicData>
            </a:graphic>
          </wp:inline>
        </w:drawing>
      </w:r>
    </w:p>
    <w:p w14:paraId="4C7FD388" w14:textId="7EBEE892" w:rsidR="005766B5" w:rsidRDefault="005766B5" w:rsidP="005766B5">
      <w:pPr>
        <w:jc w:val="center"/>
        <w:rPr>
          <w:rStyle w:val="SubtleEmphasis"/>
        </w:rPr>
      </w:pPr>
      <w:r>
        <w:rPr>
          <w:rStyle w:val="SubtleEmphasis"/>
        </w:rPr>
        <w:t>Figure 15: Gradient boost process where each iteration of the model is the sequential interaction of a new tree which aims correct the errors in the previous iteration</w:t>
      </w:r>
      <w:r>
        <w:rPr>
          <w:rStyle w:val="FootnoteReference"/>
          <w:i/>
          <w:iCs/>
          <w:color w:val="404040" w:themeColor="text1" w:themeTint="BF"/>
        </w:rPr>
        <w:footnoteReference w:id="11"/>
      </w:r>
    </w:p>
    <w:p w14:paraId="7CED384C" w14:textId="77777777" w:rsidR="005766B5" w:rsidRPr="005766B5" w:rsidRDefault="005766B5" w:rsidP="005766B5">
      <w:pPr>
        <w:rPr>
          <w:rStyle w:val="SubtleEmphasis"/>
        </w:rPr>
      </w:pPr>
    </w:p>
    <w:p w14:paraId="0AFCE38A" w14:textId="46B8D940" w:rsidR="005766B5" w:rsidRDefault="0009741B" w:rsidP="005766B5">
      <w:pPr>
        <w:rPr>
          <w:lang w:val="en-US"/>
        </w:rPr>
      </w:pPr>
      <w:r>
        <w:rPr>
          <w:lang w:val="en-US"/>
        </w:rPr>
        <w:t>Although the gradient boost model shares similar advantages to the random forest model, o</w:t>
      </w:r>
      <w:r w:rsidR="00330047">
        <w:rPr>
          <w:lang w:val="en-US"/>
        </w:rPr>
        <w:t xml:space="preserve">ne notable issue with the gradient boost model is that due to the sequential nature, it is quite vulnerable to overfitting. Therefore, the model relies on hyperparameters to fine tune the model to the given dataset to maximize the predictive capacity through the reduction of bias and variance. In particular, the learning rate hyperparameter is critical hyperparameter since it controls the degree to which the weighting is being on each iteration. Generally, it is better to have a lower learning rate with a higher number of iterations (trees). Yet, when the gradient boost model is properly tuned it is an incredibly strong predictor. </w:t>
      </w:r>
    </w:p>
    <w:p w14:paraId="436DF31F" w14:textId="6C14D5D5" w:rsidR="005766B5" w:rsidRDefault="005766B5" w:rsidP="005766B5">
      <w:pPr>
        <w:rPr>
          <w:lang w:val="en-US"/>
        </w:rPr>
      </w:pPr>
      <w:r w:rsidRPr="0009741B">
        <w:rPr>
          <w:highlight w:val="yellow"/>
          <w:lang w:val="en-US"/>
        </w:rPr>
        <w:t>//Transition</w:t>
      </w:r>
    </w:p>
    <w:p w14:paraId="2B5BE01E" w14:textId="4579CCCB" w:rsidR="00B31432" w:rsidRDefault="00990AFD" w:rsidP="002E27BB">
      <w:pPr>
        <w:pStyle w:val="Heading3"/>
        <w:rPr>
          <w:lang w:val="en-US"/>
        </w:rPr>
      </w:pPr>
      <w:r>
        <w:rPr>
          <w:lang w:val="en-US"/>
        </w:rPr>
        <w:t>Model</w:t>
      </w:r>
      <w:r w:rsidR="00B31432">
        <w:rPr>
          <w:lang w:val="en-US"/>
        </w:rPr>
        <w:t xml:space="preserve"> Implementation </w:t>
      </w:r>
    </w:p>
    <w:p w14:paraId="5A90E312" w14:textId="704278B3" w:rsidR="00990AFD" w:rsidRDefault="00990AFD" w:rsidP="00B31432">
      <w:pPr>
        <w:rPr>
          <w:lang w:val="en-US"/>
        </w:rPr>
      </w:pPr>
      <w:r>
        <w:t>Both</w:t>
      </w:r>
      <w:r w:rsidR="00B31432">
        <w:rPr>
          <w:lang w:val="en-US"/>
        </w:rPr>
        <w:t xml:space="preserve"> model </w:t>
      </w:r>
      <w:r>
        <w:rPr>
          <w:lang w:val="en-US"/>
        </w:rPr>
        <w:t>were</w:t>
      </w:r>
      <w:r w:rsidR="00B31432">
        <w:rPr>
          <w:lang w:val="en-US"/>
        </w:rPr>
        <w:t xml:space="preserve"> implemented through the use of scikit-learn</w:t>
      </w:r>
      <w:r>
        <w:rPr>
          <w:lang w:val="en-US"/>
        </w:rPr>
        <w:t xml:space="preserve"> specifically</w:t>
      </w:r>
      <w:r w:rsidR="00B31432">
        <w:rPr>
          <w:lang w:val="en-US"/>
        </w:rPr>
        <w:t xml:space="preserve"> </w:t>
      </w:r>
      <w:r w:rsidR="00B31432" w:rsidRPr="00B31432">
        <w:rPr>
          <w:lang w:val="en-US"/>
        </w:rPr>
        <w:t>sklearn.ensemble.RandomForestClassifier</w:t>
      </w:r>
      <w:r w:rsidR="00B31432">
        <w:rPr>
          <w:lang w:val="en-US"/>
        </w:rPr>
        <w:t xml:space="preserve"> method</w:t>
      </w:r>
      <w:r>
        <w:rPr>
          <w:lang w:val="en-US"/>
        </w:rPr>
        <w:t xml:space="preserve"> for the random forest model and </w:t>
      </w:r>
      <w:r w:rsidRPr="00990AFD">
        <w:rPr>
          <w:lang w:val="en-US"/>
        </w:rPr>
        <w:lastRenderedPageBreak/>
        <w:t>sklearn.ensemble.GradientBoostingClassifier</w:t>
      </w:r>
      <w:r>
        <w:rPr>
          <w:lang w:val="en-US"/>
        </w:rPr>
        <w:t xml:space="preserve"> method for the gradient boost model</w:t>
      </w:r>
      <w:r w:rsidR="00B31432">
        <w:rPr>
          <w:lang w:val="en-US"/>
        </w:rPr>
        <w:t xml:space="preserve">. The default test-train split used in generating the model was a 70-30 test-train split. </w:t>
      </w:r>
    </w:p>
    <w:p w14:paraId="20D9C4FD" w14:textId="5E1B6D04" w:rsidR="00B31432" w:rsidRDefault="00B31432" w:rsidP="00B31432">
      <w:pPr>
        <w:rPr>
          <w:lang w:val="en-US"/>
        </w:rPr>
      </w:pPr>
      <w:r>
        <w:rPr>
          <w:lang w:val="en-US"/>
        </w:rPr>
        <w:t xml:space="preserve">Figure </w:t>
      </w:r>
      <w:r w:rsidR="00315253">
        <w:rPr>
          <w:lang w:val="en-US"/>
        </w:rPr>
        <w:t>16</w:t>
      </w:r>
      <w:r>
        <w:rPr>
          <w:lang w:val="en-US"/>
        </w:rPr>
        <w:t xml:space="preserve"> shows the structure of a single decision tree </w:t>
      </w:r>
      <w:r w:rsidR="00990AFD">
        <w:rPr>
          <w:lang w:val="en-US"/>
        </w:rPr>
        <w:t xml:space="preserve">generated by the random forest model at various max depth model. This represent only one of many decision trees which comprise the random forest. </w:t>
      </w:r>
    </w:p>
    <w:p w14:paraId="51105CDC" w14:textId="117AFDB8" w:rsidR="00B31432" w:rsidRDefault="003B47FF" w:rsidP="00B31432">
      <w:pPr>
        <w:jc w:val="center"/>
        <w:rPr>
          <w:rStyle w:val="SubtleEmphasis"/>
        </w:rPr>
      </w:pPr>
      <w:r>
        <w:rPr>
          <w:noProof/>
        </w:rPr>
        <w:drawing>
          <wp:anchor distT="0" distB="0" distL="114300" distR="114300" simplePos="0" relativeHeight="251660288" behindDoc="1" locked="0" layoutInCell="1" allowOverlap="1" wp14:anchorId="1DC3623B" wp14:editId="599404C4">
            <wp:simplePos x="0" y="0"/>
            <wp:positionH relativeFrom="margin">
              <wp:posOffset>-475615</wp:posOffset>
            </wp:positionH>
            <wp:positionV relativeFrom="paragraph">
              <wp:posOffset>515620</wp:posOffset>
            </wp:positionV>
            <wp:extent cx="6777355" cy="3803650"/>
            <wp:effectExtent l="0" t="0" r="4445" b="6350"/>
            <wp:wrapTight wrapText="bothSides">
              <wp:wrapPolygon edited="0">
                <wp:start x="0" y="0"/>
                <wp:lineTo x="0" y="21528"/>
                <wp:lineTo x="21553" y="21528"/>
                <wp:lineTo x="2155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943" t="10007" r="8573" b="8682"/>
                    <a:stretch/>
                  </pic:blipFill>
                  <pic:spPr bwMode="auto">
                    <a:xfrm>
                      <a:off x="0" y="0"/>
                      <a:ext cx="6777355" cy="38036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31432">
        <w:rPr>
          <w:rStyle w:val="SubtleEmphasis"/>
        </w:rPr>
        <w:t xml:space="preserve">Figure </w:t>
      </w:r>
      <w:r w:rsidR="00315253">
        <w:rPr>
          <w:rStyle w:val="SubtleEmphasis"/>
        </w:rPr>
        <w:t>16</w:t>
      </w:r>
      <w:r w:rsidR="002E27BB">
        <w:rPr>
          <w:rStyle w:val="SubtleEmphasis"/>
        </w:rPr>
        <w:t xml:space="preserve"> (a)</w:t>
      </w:r>
      <w:r w:rsidR="00B31432">
        <w:rPr>
          <w:rStyle w:val="SubtleEmphasis"/>
        </w:rPr>
        <w:t>: Singular decision tree from the implemented random forest (max_depth: none)</w:t>
      </w:r>
    </w:p>
    <w:p w14:paraId="48158BEC" w14:textId="13C4B58E" w:rsidR="00B31432" w:rsidRDefault="00B31432" w:rsidP="00B31432">
      <w:pPr>
        <w:jc w:val="center"/>
        <w:rPr>
          <w:rStyle w:val="SubtleEmphasis"/>
        </w:rPr>
      </w:pPr>
      <w:r>
        <w:rPr>
          <w:noProof/>
        </w:rPr>
        <w:lastRenderedPageBreak/>
        <w:drawing>
          <wp:inline distT="0" distB="0" distL="0" distR="0" wp14:anchorId="17BF3C37" wp14:editId="4C018061">
            <wp:extent cx="5707589" cy="2457374"/>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2761" b="10699"/>
                    <a:stretch/>
                  </pic:blipFill>
                  <pic:spPr bwMode="auto">
                    <a:xfrm>
                      <a:off x="0" y="0"/>
                      <a:ext cx="5726832" cy="2465659"/>
                    </a:xfrm>
                    <a:prstGeom prst="rect">
                      <a:avLst/>
                    </a:prstGeom>
                    <a:noFill/>
                    <a:ln>
                      <a:noFill/>
                    </a:ln>
                    <a:extLst>
                      <a:ext uri="{53640926-AAD7-44D8-BBD7-CCE9431645EC}">
                        <a14:shadowObscured xmlns:a14="http://schemas.microsoft.com/office/drawing/2010/main"/>
                      </a:ext>
                    </a:extLst>
                  </pic:spPr>
                </pic:pic>
              </a:graphicData>
            </a:graphic>
          </wp:inline>
        </w:drawing>
      </w:r>
    </w:p>
    <w:p w14:paraId="57BEFAB3" w14:textId="0F10F12B" w:rsidR="002E27BB" w:rsidRDefault="002E27BB" w:rsidP="002E27BB">
      <w:pPr>
        <w:jc w:val="center"/>
        <w:rPr>
          <w:rStyle w:val="SubtleEmphasis"/>
        </w:rPr>
      </w:pPr>
      <w:r>
        <w:rPr>
          <w:noProof/>
        </w:rPr>
        <w:drawing>
          <wp:anchor distT="0" distB="0" distL="114300" distR="114300" simplePos="0" relativeHeight="251661312" behindDoc="1" locked="0" layoutInCell="1" allowOverlap="1" wp14:anchorId="3F936C70" wp14:editId="56D4C9D4">
            <wp:simplePos x="0" y="0"/>
            <wp:positionH relativeFrom="margin">
              <wp:align>center</wp:align>
            </wp:positionH>
            <wp:positionV relativeFrom="paragraph">
              <wp:posOffset>288214</wp:posOffset>
            </wp:positionV>
            <wp:extent cx="6428105" cy="3737610"/>
            <wp:effectExtent l="0" t="0" r="0" b="0"/>
            <wp:wrapTight wrapText="bothSides">
              <wp:wrapPolygon edited="0">
                <wp:start x="0" y="0"/>
                <wp:lineTo x="0" y="21468"/>
                <wp:lineTo x="21508" y="21468"/>
                <wp:lineTo x="2150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165" t="9209" r="8983" b="8224"/>
                    <a:stretch/>
                  </pic:blipFill>
                  <pic:spPr bwMode="auto">
                    <a:xfrm>
                      <a:off x="0" y="0"/>
                      <a:ext cx="6428105" cy="3737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1432">
        <w:rPr>
          <w:rStyle w:val="SubtleEmphasis"/>
        </w:rPr>
        <w:t xml:space="preserve">Figure </w:t>
      </w:r>
      <w:r w:rsidR="00315253">
        <w:rPr>
          <w:rStyle w:val="SubtleEmphasis"/>
        </w:rPr>
        <w:t>16</w:t>
      </w:r>
      <w:r>
        <w:rPr>
          <w:rStyle w:val="SubtleEmphasis"/>
        </w:rPr>
        <w:t xml:space="preserve"> (b)</w:t>
      </w:r>
      <w:r w:rsidR="00B31432">
        <w:rPr>
          <w:rStyle w:val="SubtleEmphasis"/>
        </w:rPr>
        <w:t>: Singular decision tree from the implemented random forest (max_depth: 5 layers)</w:t>
      </w:r>
    </w:p>
    <w:p w14:paraId="1E5D4FCD" w14:textId="7960E7BA" w:rsidR="002E27BB" w:rsidRDefault="002E27BB" w:rsidP="002E27BB">
      <w:pPr>
        <w:jc w:val="center"/>
        <w:rPr>
          <w:rStyle w:val="SubtleEmphasis"/>
        </w:rPr>
      </w:pPr>
      <w:r>
        <w:rPr>
          <w:rStyle w:val="SubtleEmphasis"/>
        </w:rPr>
        <w:t xml:space="preserve">Figure </w:t>
      </w:r>
      <w:r w:rsidR="00315253">
        <w:rPr>
          <w:rStyle w:val="SubtleEmphasis"/>
        </w:rPr>
        <w:t>16</w:t>
      </w:r>
      <w:r>
        <w:rPr>
          <w:rStyle w:val="SubtleEmphasis"/>
        </w:rPr>
        <w:t xml:space="preserve"> (c): Singular decision tree from the implemented random forest (max_depth: </w:t>
      </w:r>
      <w:r w:rsidR="00990AFD">
        <w:rPr>
          <w:rStyle w:val="SubtleEmphasis"/>
        </w:rPr>
        <w:t>2</w:t>
      </w:r>
      <w:r>
        <w:rPr>
          <w:rStyle w:val="SubtleEmphasis"/>
        </w:rPr>
        <w:t>5 layers)</w:t>
      </w:r>
    </w:p>
    <w:p w14:paraId="3FE28824" w14:textId="1C262750" w:rsidR="005E6652" w:rsidRPr="002E27BB" w:rsidRDefault="00990AFD" w:rsidP="002E27BB">
      <w:pPr>
        <w:rPr>
          <w:color w:val="404040" w:themeColor="text1" w:themeTint="BF"/>
        </w:rPr>
      </w:pPr>
      <w:r>
        <w:rPr>
          <w:lang w:val="en-US"/>
        </w:rPr>
        <w:t xml:space="preserve">The decision tree in generated by the random forest model (Figure </w:t>
      </w:r>
      <w:r w:rsidR="00315253">
        <w:rPr>
          <w:lang w:val="en-US"/>
        </w:rPr>
        <w:t>16</w:t>
      </w:r>
      <w:r>
        <w:rPr>
          <w:lang w:val="en-US"/>
        </w:rPr>
        <w:t xml:space="preserve">) </w:t>
      </w:r>
      <w:r w:rsidR="00315253">
        <w:rPr>
          <w:lang w:val="en-US"/>
        </w:rPr>
        <w:t xml:space="preserve">are similar in structure to those generated by the gradient boost </w:t>
      </w:r>
      <w:r w:rsidR="005766B5">
        <w:rPr>
          <w:lang w:val="en-US"/>
        </w:rPr>
        <w:t>model</w:t>
      </w:r>
      <w:r>
        <w:rPr>
          <w:lang w:val="en-US"/>
        </w:rPr>
        <w:t xml:space="preserve">. The main difference between the model is how these decision trees are assembled together to create the overall model. In the next section of the report, metrics for the evaluation of the two models will be discussed. </w:t>
      </w:r>
    </w:p>
    <w:p w14:paraId="4BEBCC7E" w14:textId="77777777" w:rsidR="004D32CC" w:rsidRPr="004D32CC" w:rsidRDefault="004D32CC" w:rsidP="004D32CC">
      <w:pPr>
        <w:rPr>
          <w:lang w:val="en-US"/>
        </w:rPr>
      </w:pPr>
    </w:p>
    <w:p w14:paraId="3D2BDFD3" w14:textId="3C734F9B" w:rsidR="00925464" w:rsidRDefault="00925464" w:rsidP="00925464">
      <w:pPr>
        <w:pStyle w:val="Heading3"/>
        <w:rPr>
          <w:lang w:val="en-US"/>
        </w:rPr>
      </w:pPr>
      <w:r>
        <w:rPr>
          <w:lang w:val="en-US"/>
        </w:rPr>
        <w:lastRenderedPageBreak/>
        <w:t>Evaluation Metrics</w:t>
      </w:r>
    </w:p>
    <w:p w14:paraId="2EC1C19B" w14:textId="6305B9A9" w:rsidR="0009741B" w:rsidRDefault="0009741B" w:rsidP="0009741B">
      <w:pPr>
        <w:rPr>
          <w:lang w:val="en-US"/>
        </w:rPr>
      </w:pPr>
      <w:r>
        <w:rPr>
          <w:lang w:val="en-US"/>
        </w:rPr>
        <w:t xml:space="preserve">Given that this project aims to implement the ideal machine learning model for automated VPN detection, and that two separate machine learning models are being tested, evaluation metrics are necessary to determine which model is in fact the ideal model. </w:t>
      </w:r>
    </w:p>
    <w:p w14:paraId="6DB080F4" w14:textId="0DB4F9C2" w:rsidR="0009741B" w:rsidRDefault="0009741B" w:rsidP="0009741B">
      <w:pPr>
        <w:rPr>
          <w:lang w:val="en-US"/>
        </w:rPr>
      </w:pPr>
      <w:r>
        <w:rPr>
          <w:lang w:val="en-US"/>
        </w:rPr>
        <w:t xml:space="preserve">In an ideal VPN </w:t>
      </w:r>
      <w:r w:rsidR="00715A82">
        <w:rPr>
          <w:lang w:val="en-US"/>
        </w:rPr>
        <w:t xml:space="preserve">the rate at which the system erroneously classifies traffic as VPN traffic (i.e. blocking a user who has a normal connection) should be prioritized over the degree to which the system catches all VPN traffic (i.e. VPN traffic not blocked when it should have been). In other words, although the system should aim to minimize all false negatives and false positives, more importance is placed on minimizing false negatives than false positives.    </w:t>
      </w:r>
    </w:p>
    <w:p w14:paraId="212DB856" w14:textId="23D3E672" w:rsidR="00715A82" w:rsidRDefault="00715A82" w:rsidP="0009741B">
      <w:pPr>
        <w:rPr>
          <w:lang w:val="en-US"/>
        </w:rPr>
      </w:pPr>
      <w:r>
        <w:rPr>
          <w:lang w:val="en-US"/>
        </w:rPr>
        <w:t xml:space="preserve">Given the established context, precision and recall will with regards to the VPN class will be the key evaluation metrics for this project. </w:t>
      </w:r>
    </w:p>
    <w:p w14:paraId="143490CB" w14:textId="583CD16E" w:rsidR="004D32CC" w:rsidRDefault="00715A82" w:rsidP="004D32CC">
      <w:pPr>
        <w:rPr>
          <w:lang w:val="en-US"/>
        </w:rPr>
      </w:pPr>
      <w:r>
        <w:rPr>
          <w:lang w:val="en-US"/>
        </w:rPr>
        <w:t xml:space="preserve">Additionally, although accuracy results will be presented, they are not </w:t>
      </w:r>
      <w:r w:rsidR="000456A6">
        <w:rPr>
          <w:lang w:val="en-US"/>
        </w:rPr>
        <w:t>a</w:t>
      </w:r>
      <w:r>
        <w:rPr>
          <w:lang w:val="en-US"/>
        </w:rPr>
        <w:t xml:space="preserve"> </w:t>
      </w:r>
      <w:r w:rsidR="000456A6">
        <w:rPr>
          <w:lang w:val="en-US"/>
        </w:rPr>
        <w:t>robust</w:t>
      </w:r>
      <w:r>
        <w:rPr>
          <w:lang w:val="en-US"/>
        </w:rPr>
        <w:t xml:space="preserve"> evaluation metric given the </w:t>
      </w:r>
      <w:r w:rsidR="000456A6">
        <w:rPr>
          <w:lang w:val="en-US"/>
        </w:rPr>
        <w:t>unbalanced</w:t>
      </w:r>
      <w:r>
        <w:rPr>
          <w:lang w:val="en-US"/>
        </w:rPr>
        <w:t xml:space="preserve"> dataset which favors normal (non-VPN) traffic. </w:t>
      </w:r>
      <w:r w:rsidR="000456A6">
        <w:rPr>
          <w:lang w:val="en-US"/>
        </w:rPr>
        <w:t>Therefore</w:t>
      </w:r>
      <w:r>
        <w:rPr>
          <w:lang w:val="en-US"/>
        </w:rPr>
        <w:t xml:space="preserve">, a high accuracy result could </w:t>
      </w:r>
      <w:r w:rsidR="000456A6">
        <w:rPr>
          <w:lang w:val="en-US"/>
        </w:rPr>
        <w:t xml:space="preserve">mask suboptimal precision and recall values for the VPN class. Also, since the project is analyzing precision and recall results separately the f-1 score will not be used as a metric. On the other hand, the receiver operating characteristics (ROC) - area under curve (AUC) metric will be considered. Lastly, only prediction time will </w:t>
      </w:r>
      <w:r w:rsidR="002A7AD9">
        <w:rPr>
          <w:lang w:val="en-US"/>
        </w:rPr>
        <w:t>be considered</w:t>
      </w:r>
      <w:r w:rsidR="000456A6">
        <w:rPr>
          <w:lang w:val="en-US"/>
        </w:rPr>
        <w:t xml:space="preserve"> as training time is marginally relevant since the model is trained prior to deployment in the detection system.  </w:t>
      </w:r>
    </w:p>
    <w:p w14:paraId="48BE67B5" w14:textId="58A53264" w:rsidR="002A7AD9" w:rsidRDefault="000456A6" w:rsidP="002A7AD9">
      <w:pPr>
        <w:rPr>
          <w:lang w:val="en-US"/>
        </w:rPr>
      </w:pPr>
      <w:r w:rsidRPr="000456A6">
        <w:rPr>
          <w:highlight w:val="yellow"/>
          <w:lang w:val="en-US"/>
        </w:rPr>
        <w:t>// Transition</w:t>
      </w:r>
    </w:p>
    <w:p w14:paraId="086AFB7D" w14:textId="0B3E9785" w:rsidR="006A5A81" w:rsidRDefault="002A7AD9" w:rsidP="006A5A81">
      <w:pPr>
        <w:pStyle w:val="Heading3"/>
      </w:pPr>
      <w:r>
        <w:rPr>
          <w:lang w:val="en-US"/>
        </w:rPr>
        <w:t xml:space="preserve">Hyperparameter Optimization </w:t>
      </w:r>
    </w:p>
    <w:p w14:paraId="5DF34554" w14:textId="004FB501" w:rsidR="006A5A81" w:rsidRDefault="006A5A81" w:rsidP="006A5A81">
      <w:r w:rsidRPr="006A5A81">
        <w:t xml:space="preserve">As discussed in the gradient boost section of this report, the gradient boost model requires hyperparameter tuning to have peak predictive capacity. </w:t>
      </w:r>
      <w:r>
        <w:t xml:space="preserve">This section of the report will discuss the hyperparameters that were optimized and what the resulting hyperparameter values. The parameter optimization was performed through the </w:t>
      </w:r>
      <w:r w:rsidRPr="006A5A81">
        <w:t>sklearn.model_selection.GridSearchCV</w:t>
      </w:r>
      <w:r>
        <w:t xml:space="preserve"> method from the sicikit-learn module. Additionally, the random forest also underwent hyperparameter tuning, however the improvements an engendered by the tuning were minimal (will be further discussed in report section.  </w:t>
      </w:r>
    </w:p>
    <w:p w14:paraId="61515C4B" w14:textId="4B8E78F0" w:rsidR="00F57DDB" w:rsidRDefault="00BA54D6" w:rsidP="006A5A81">
      <w:r>
        <w:t>For both models, the hyperparameters were tune by running GridSearchCV multiple time, where each iteration a different hyperparameter was tested.</w:t>
      </w:r>
      <w:r w:rsidR="00F57DDB">
        <w:t xml:space="preserve"> GridSearchCV was configured to do five-fold cross validation and scored based on accuracy, using random-state </w:t>
      </w:r>
      <w:r w:rsidR="005E6DD3">
        <w:t xml:space="preserve">42 and a test train split of 70-30. The engineered feature subset used for the hyperparameter optimization was feature subset which had the best metrics with default parameters. </w:t>
      </w:r>
    </w:p>
    <w:p w14:paraId="0CDFA016" w14:textId="40F433F3" w:rsidR="006A5A81" w:rsidRDefault="00BA54D6" w:rsidP="006A5A81">
      <w:r>
        <w:t>Upon GridSearchCV returning the ideal hyperparameter value</w:t>
      </w:r>
      <w:r w:rsidR="009F0288">
        <w:t>, the model being evaluated was changed to reflect the newly determined ideal value</w:t>
      </w:r>
      <w:r>
        <w:t>. Therefore, each</w:t>
      </w:r>
      <w:r w:rsidR="00CC638D">
        <w:t xml:space="preserve"> subsequent</w:t>
      </w:r>
      <w:r>
        <w:t xml:space="preserve"> iteration </w:t>
      </w:r>
      <w:r w:rsidR="00CC638D">
        <w:t xml:space="preserve">of GridSearchCV determined the ideal hyperparameter from a partially optimized model. </w:t>
      </w:r>
    </w:p>
    <w:p w14:paraId="7467A087" w14:textId="6ACE1F20" w:rsidR="00F57DDB" w:rsidRDefault="00F57DDB" w:rsidP="006A5A81">
      <w:r>
        <w:t xml:space="preserve">The following tables shows the tuned hyperparameters, (Table 2 is gradient boost and Table 3 is random forest), their default value and the order they were tuned. </w:t>
      </w:r>
    </w:p>
    <w:p w14:paraId="278A7E20" w14:textId="2BFF477F" w:rsidR="00F57DDB" w:rsidRPr="00F57DDB" w:rsidRDefault="00F57DDB" w:rsidP="00F57DDB">
      <w:pPr>
        <w:jc w:val="center"/>
        <w:rPr>
          <w:rStyle w:val="SubtleEmphasis"/>
        </w:rPr>
      </w:pPr>
      <w:r>
        <w:rPr>
          <w:rStyle w:val="SubtleEmphasis"/>
        </w:rPr>
        <w:t xml:space="preserve">Table 2: Gradient boost optimized hyperparameters </w:t>
      </w:r>
    </w:p>
    <w:tbl>
      <w:tblPr>
        <w:tblStyle w:val="GridTable4"/>
        <w:tblW w:w="0" w:type="auto"/>
        <w:jc w:val="center"/>
        <w:tblLook w:val="04A0" w:firstRow="1" w:lastRow="0" w:firstColumn="1" w:lastColumn="0" w:noHBand="0" w:noVBand="1"/>
      </w:tblPr>
      <w:tblGrid>
        <w:gridCol w:w="1923"/>
        <w:gridCol w:w="1734"/>
        <w:gridCol w:w="1464"/>
        <w:gridCol w:w="1374"/>
      </w:tblGrid>
      <w:tr w:rsidR="00F57DDB" w14:paraId="0C6B362B" w14:textId="27455495" w:rsidTr="00F57D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77F871" w14:textId="73343C8D" w:rsidR="00F57DDB" w:rsidRDefault="00F57DDB" w:rsidP="00F57DDB">
            <w:pPr>
              <w:jc w:val="center"/>
            </w:pPr>
            <w:r>
              <w:t>Hyperparameter</w:t>
            </w:r>
          </w:p>
        </w:tc>
        <w:tc>
          <w:tcPr>
            <w:tcW w:w="0" w:type="auto"/>
            <w:vAlign w:val="center"/>
          </w:tcPr>
          <w:p w14:paraId="3882F126" w14:textId="1C3DC3D7" w:rsidR="00F57DDB" w:rsidRDefault="00F57DDB" w:rsidP="00F57DDB">
            <w:pPr>
              <w:jc w:val="center"/>
              <w:cnfStyle w:val="100000000000" w:firstRow="1" w:lastRow="0" w:firstColumn="0" w:lastColumn="0" w:oddVBand="0" w:evenVBand="0" w:oddHBand="0" w:evenHBand="0" w:firstRowFirstColumn="0" w:firstRowLastColumn="0" w:lastRowFirstColumn="0" w:lastRowLastColumn="0"/>
            </w:pPr>
            <w:r>
              <w:t>Optimized Value</w:t>
            </w:r>
          </w:p>
        </w:tc>
        <w:tc>
          <w:tcPr>
            <w:tcW w:w="0" w:type="auto"/>
            <w:vAlign w:val="center"/>
          </w:tcPr>
          <w:p w14:paraId="126A2070" w14:textId="21925F2D" w:rsidR="00F57DDB" w:rsidRDefault="00F57DDB" w:rsidP="00F57DDB">
            <w:pPr>
              <w:jc w:val="center"/>
              <w:cnfStyle w:val="100000000000" w:firstRow="1" w:lastRow="0" w:firstColumn="0" w:lastColumn="0" w:oddVBand="0" w:evenVBand="0" w:oddHBand="0" w:evenHBand="0" w:firstRowFirstColumn="0" w:firstRowLastColumn="0" w:lastRowFirstColumn="0" w:lastRowLastColumn="0"/>
            </w:pPr>
            <w:r>
              <w:t>Default Value</w:t>
            </w:r>
          </w:p>
        </w:tc>
        <w:tc>
          <w:tcPr>
            <w:tcW w:w="0" w:type="auto"/>
            <w:vAlign w:val="center"/>
          </w:tcPr>
          <w:p w14:paraId="29CA9D37" w14:textId="35E37772" w:rsidR="00F57DDB" w:rsidRDefault="00F57DDB" w:rsidP="00F57DDB">
            <w:pPr>
              <w:jc w:val="center"/>
              <w:cnfStyle w:val="100000000000" w:firstRow="1" w:lastRow="0" w:firstColumn="0" w:lastColumn="0" w:oddVBand="0" w:evenVBand="0" w:oddHBand="0" w:evenHBand="0" w:firstRowFirstColumn="0" w:firstRowLastColumn="0" w:lastRowFirstColumn="0" w:lastRowLastColumn="0"/>
            </w:pPr>
            <w:r>
              <w:t>Order Tuned</w:t>
            </w:r>
          </w:p>
        </w:tc>
      </w:tr>
      <w:tr w:rsidR="00F57DDB" w14:paraId="625F201A" w14:textId="5CFE0C96" w:rsidTr="00F57D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09BC0F" w14:textId="1BD345E8" w:rsidR="00F57DDB" w:rsidRDefault="00F57DDB" w:rsidP="00F57DDB">
            <w:pPr>
              <w:jc w:val="center"/>
            </w:pPr>
            <w:r w:rsidRPr="00F57DDB">
              <w:lastRenderedPageBreak/>
              <w:t>learning_rate</w:t>
            </w:r>
          </w:p>
        </w:tc>
        <w:tc>
          <w:tcPr>
            <w:tcW w:w="0" w:type="auto"/>
            <w:vAlign w:val="center"/>
          </w:tcPr>
          <w:p w14:paraId="788033E8" w14:textId="03210038"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0.6</w:t>
            </w:r>
          </w:p>
        </w:tc>
        <w:tc>
          <w:tcPr>
            <w:tcW w:w="0" w:type="auto"/>
            <w:vAlign w:val="center"/>
          </w:tcPr>
          <w:p w14:paraId="69544EC7" w14:textId="2CFA66CC"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0.1</w:t>
            </w:r>
          </w:p>
        </w:tc>
        <w:tc>
          <w:tcPr>
            <w:tcW w:w="0" w:type="auto"/>
            <w:vAlign w:val="center"/>
          </w:tcPr>
          <w:p w14:paraId="1935CCE2" w14:textId="481B9ED7"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1</w:t>
            </w:r>
          </w:p>
        </w:tc>
      </w:tr>
      <w:tr w:rsidR="00F57DDB" w14:paraId="0A541DEE" w14:textId="4001AD47" w:rsidTr="00F57DD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5F704A" w14:textId="3C2FBB65" w:rsidR="00F57DDB" w:rsidRDefault="00F57DDB" w:rsidP="00F57DDB">
            <w:pPr>
              <w:jc w:val="center"/>
            </w:pPr>
            <w:r w:rsidRPr="00F57DDB">
              <w:t>n_estimators</w:t>
            </w:r>
          </w:p>
        </w:tc>
        <w:tc>
          <w:tcPr>
            <w:tcW w:w="0" w:type="auto"/>
            <w:vAlign w:val="center"/>
          </w:tcPr>
          <w:p w14:paraId="4663C7D6" w14:textId="59D283BC"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500</w:t>
            </w:r>
          </w:p>
        </w:tc>
        <w:tc>
          <w:tcPr>
            <w:tcW w:w="0" w:type="auto"/>
            <w:vAlign w:val="center"/>
          </w:tcPr>
          <w:p w14:paraId="7CF62771" w14:textId="610D9FFA"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100</w:t>
            </w:r>
          </w:p>
        </w:tc>
        <w:tc>
          <w:tcPr>
            <w:tcW w:w="0" w:type="auto"/>
            <w:vAlign w:val="center"/>
          </w:tcPr>
          <w:p w14:paraId="1B6158F5" w14:textId="66A96D61"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2</w:t>
            </w:r>
          </w:p>
        </w:tc>
      </w:tr>
      <w:tr w:rsidR="00F57DDB" w14:paraId="2AF71DD9" w14:textId="009E7285" w:rsidTr="00F57D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0CDAF2" w14:textId="1E376585" w:rsidR="00F57DDB" w:rsidRDefault="00F57DDB" w:rsidP="00F57DDB">
            <w:pPr>
              <w:jc w:val="center"/>
            </w:pPr>
            <w:r>
              <w:t>max_depth</w:t>
            </w:r>
          </w:p>
        </w:tc>
        <w:tc>
          <w:tcPr>
            <w:tcW w:w="0" w:type="auto"/>
            <w:vAlign w:val="center"/>
          </w:tcPr>
          <w:p w14:paraId="00386B8E" w14:textId="3D673EB1"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12</w:t>
            </w:r>
          </w:p>
        </w:tc>
        <w:tc>
          <w:tcPr>
            <w:tcW w:w="0" w:type="auto"/>
            <w:vAlign w:val="center"/>
          </w:tcPr>
          <w:p w14:paraId="0F82E0CF" w14:textId="1EF56B21"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3</w:t>
            </w:r>
          </w:p>
        </w:tc>
        <w:tc>
          <w:tcPr>
            <w:tcW w:w="0" w:type="auto"/>
            <w:vAlign w:val="center"/>
          </w:tcPr>
          <w:p w14:paraId="599BFEAE" w14:textId="0CD602D3"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3</w:t>
            </w:r>
          </w:p>
        </w:tc>
      </w:tr>
      <w:tr w:rsidR="00F57DDB" w14:paraId="0071C8C1" w14:textId="5086330D" w:rsidTr="00F57DD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40DBF6" w14:textId="246C58CE" w:rsidR="00F57DDB" w:rsidRDefault="00F57DDB" w:rsidP="00F57DDB">
            <w:pPr>
              <w:jc w:val="center"/>
            </w:pPr>
            <w:r w:rsidRPr="00F57DDB">
              <w:t>min_samples_split</w:t>
            </w:r>
          </w:p>
        </w:tc>
        <w:tc>
          <w:tcPr>
            <w:tcW w:w="0" w:type="auto"/>
            <w:vAlign w:val="center"/>
          </w:tcPr>
          <w:p w14:paraId="04435F63" w14:textId="3CDCCEEA"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27AF0579" w14:textId="39AAE534"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476156DC" w14:textId="0937114D"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4</w:t>
            </w:r>
          </w:p>
        </w:tc>
      </w:tr>
      <w:tr w:rsidR="00F57DDB" w14:paraId="01EE636F" w14:textId="7C4E074A" w:rsidTr="00F57D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2F46C4" w14:textId="19F18C3A" w:rsidR="00F57DDB" w:rsidRDefault="00F57DDB" w:rsidP="00F57DDB">
            <w:pPr>
              <w:jc w:val="center"/>
            </w:pPr>
            <w:r w:rsidRPr="00F57DDB">
              <w:t>min_samples_leaf</w:t>
            </w:r>
          </w:p>
        </w:tc>
        <w:tc>
          <w:tcPr>
            <w:tcW w:w="0" w:type="auto"/>
            <w:vAlign w:val="center"/>
          </w:tcPr>
          <w:p w14:paraId="38BA9EF4" w14:textId="7DFAACD6"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vAlign w:val="center"/>
          </w:tcPr>
          <w:p w14:paraId="6A70BC22" w14:textId="62BF36E0"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vAlign w:val="center"/>
          </w:tcPr>
          <w:p w14:paraId="587AAC20" w14:textId="209F76BD"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5</w:t>
            </w:r>
          </w:p>
        </w:tc>
      </w:tr>
      <w:tr w:rsidR="00F57DDB" w14:paraId="672F6263" w14:textId="752A2668" w:rsidTr="00F57DD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694F33" w14:textId="7A96374E" w:rsidR="00F57DDB" w:rsidRDefault="00F57DDB" w:rsidP="00F57DDB">
            <w:pPr>
              <w:jc w:val="center"/>
            </w:pPr>
            <w:r w:rsidRPr="00F57DDB">
              <w:t>subsample</w:t>
            </w:r>
          </w:p>
        </w:tc>
        <w:tc>
          <w:tcPr>
            <w:tcW w:w="0" w:type="auto"/>
            <w:vAlign w:val="center"/>
          </w:tcPr>
          <w:p w14:paraId="30102202" w14:textId="514821D3"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1.0</w:t>
            </w:r>
          </w:p>
        </w:tc>
        <w:tc>
          <w:tcPr>
            <w:tcW w:w="0" w:type="auto"/>
            <w:vAlign w:val="center"/>
          </w:tcPr>
          <w:p w14:paraId="75F58655" w14:textId="6B5B0C58"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1.0</w:t>
            </w:r>
          </w:p>
        </w:tc>
        <w:tc>
          <w:tcPr>
            <w:tcW w:w="0" w:type="auto"/>
            <w:vAlign w:val="center"/>
          </w:tcPr>
          <w:p w14:paraId="6D105B5D" w14:textId="209AFA3E" w:rsidR="00F57DDB" w:rsidRDefault="00F57DDB" w:rsidP="00F57DDB">
            <w:pPr>
              <w:jc w:val="center"/>
              <w:cnfStyle w:val="000000000000" w:firstRow="0" w:lastRow="0" w:firstColumn="0" w:lastColumn="0" w:oddVBand="0" w:evenVBand="0" w:oddHBand="0" w:evenHBand="0" w:firstRowFirstColumn="0" w:firstRowLastColumn="0" w:lastRowFirstColumn="0" w:lastRowLastColumn="0"/>
            </w:pPr>
            <w:r>
              <w:t>6</w:t>
            </w:r>
          </w:p>
        </w:tc>
      </w:tr>
      <w:tr w:rsidR="00F57DDB" w14:paraId="59AAE73E" w14:textId="278DFB18" w:rsidTr="00F57D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DE6561" w14:textId="7B8CBB84" w:rsidR="00F57DDB" w:rsidRDefault="00F57DDB" w:rsidP="00F57DDB">
            <w:pPr>
              <w:jc w:val="center"/>
            </w:pPr>
            <w:r w:rsidRPr="00F57DDB">
              <w:t>max_features</w:t>
            </w:r>
          </w:p>
        </w:tc>
        <w:tc>
          <w:tcPr>
            <w:tcW w:w="0" w:type="auto"/>
            <w:vAlign w:val="center"/>
          </w:tcPr>
          <w:p w14:paraId="31E405EB" w14:textId="46C0466F"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None</w:t>
            </w:r>
          </w:p>
        </w:tc>
        <w:tc>
          <w:tcPr>
            <w:tcW w:w="0" w:type="auto"/>
            <w:vAlign w:val="center"/>
          </w:tcPr>
          <w:p w14:paraId="13C3CD62" w14:textId="22F44F0D"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None</w:t>
            </w:r>
          </w:p>
        </w:tc>
        <w:tc>
          <w:tcPr>
            <w:tcW w:w="0" w:type="auto"/>
            <w:vAlign w:val="center"/>
          </w:tcPr>
          <w:p w14:paraId="0CE68863" w14:textId="747EDE3C" w:rsidR="00F57DDB" w:rsidRDefault="00F57DDB" w:rsidP="00F57DDB">
            <w:pPr>
              <w:jc w:val="center"/>
              <w:cnfStyle w:val="000000100000" w:firstRow="0" w:lastRow="0" w:firstColumn="0" w:lastColumn="0" w:oddVBand="0" w:evenVBand="0" w:oddHBand="1" w:evenHBand="0" w:firstRowFirstColumn="0" w:firstRowLastColumn="0" w:lastRowFirstColumn="0" w:lastRowLastColumn="0"/>
            </w:pPr>
            <w:r>
              <w:t>7</w:t>
            </w:r>
          </w:p>
        </w:tc>
      </w:tr>
    </w:tbl>
    <w:p w14:paraId="5A92D612" w14:textId="46864178" w:rsidR="00CC638D" w:rsidRDefault="00F57DDB" w:rsidP="006A5A81">
      <w:r>
        <w:t xml:space="preserve"> </w:t>
      </w:r>
    </w:p>
    <w:p w14:paraId="1FEAB53D" w14:textId="17415403" w:rsidR="006A5A81" w:rsidRPr="005E6DD3" w:rsidRDefault="005E6DD3" w:rsidP="005E6DD3">
      <w:pPr>
        <w:jc w:val="center"/>
        <w:rPr>
          <w:i/>
          <w:iCs/>
          <w:color w:val="404040" w:themeColor="text1" w:themeTint="BF"/>
        </w:rPr>
      </w:pPr>
      <w:r>
        <w:rPr>
          <w:rStyle w:val="SubtleEmphasis"/>
        </w:rPr>
        <w:t xml:space="preserve">Table 3: Random Forest optimized hyperparameters </w:t>
      </w:r>
    </w:p>
    <w:tbl>
      <w:tblPr>
        <w:tblStyle w:val="GridTable4"/>
        <w:tblW w:w="0" w:type="auto"/>
        <w:jc w:val="center"/>
        <w:tblLook w:val="04A0" w:firstRow="1" w:lastRow="0" w:firstColumn="1" w:lastColumn="0" w:noHBand="0" w:noVBand="1"/>
      </w:tblPr>
      <w:tblGrid>
        <w:gridCol w:w="1923"/>
        <w:gridCol w:w="1734"/>
        <w:gridCol w:w="1464"/>
        <w:gridCol w:w="1374"/>
      </w:tblGrid>
      <w:tr w:rsidR="00F57DDB" w14:paraId="3B04BF67" w14:textId="77777777" w:rsidTr="00E336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7556C1" w14:textId="77777777" w:rsidR="00F57DDB" w:rsidRDefault="00F57DDB" w:rsidP="00E33679">
            <w:pPr>
              <w:jc w:val="center"/>
            </w:pPr>
            <w:r>
              <w:t>Hyperparameter</w:t>
            </w:r>
          </w:p>
        </w:tc>
        <w:tc>
          <w:tcPr>
            <w:tcW w:w="0" w:type="auto"/>
            <w:vAlign w:val="center"/>
          </w:tcPr>
          <w:p w14:paraId="718E09F2" w14:textId="77777777" w:rsidR="00F57DDB" w:rsidRDefault="00F57DDB" w:rsidP="00E33679">
            <w:pPr>
              <w:jc w:val="center"/>
              <w:cnfStyle w:val="100000000000" w:firstRow="1" w:lastRow="0" w:firstColumn="0" w:lastColumn="0" w:oddVBand="0" w:evenVBand="0" w:oddHBand="0" w:evenHBand="0" w:firstRowFirstColumn="0" w:firstRowLastColumn="0" w:lastRowFirstColumn="0" w:lastRowLastColumn="0"/>
            </w:pPr>
            <w:r>
              <w:t>Optimized Value</w:t>
            </w:r>
          </w:p>
        </w:tc>
        <w:tc>
          <w:tcPr>
            <w:tcW w:w="0" w:type="auto"/>
            <w:vAlign w:val="center"/>
          </w:tcPr>
          <w:p w14:paraId="71206EF7" w14:textId="77777777" w:rsidR="00F57DDB" w:rsidRDefault="00F57DDB" w:rsidP="00E33679">
            <w:pPr>
              <w:jc w:val="center"/>
              <w:cnfStyle w:val="100000000000" w:firstRow="1" w:lastRow="0" w:firstColumn="0" w:lastColumn="0" w:oddVBand="0" w:evenVBand="0" w:oddHBand="0" w:evenHBand="0" w:firstRowFirstColumn="0" w:firstRowLastColumn="0" w:lastRowFirstColumn="0" w:lastRowLastColumn="0"/>
            </w:pPr>
            <w:r>
              <w:t>Default Value</w:t>
            </w:r>
          </w:p>
        </w:tc>
        <w:tc>
          <w:tcPr>
            <w:tcW w:w="0" w:type="auto"/>
            <w:vAlign w:val="center"/>
          </w:tcPr>
          <w:p w14:paraId="044DE2DC" w14:textId="77777777" w:rsidR="00F57DDB" w:rsidRDefault="00F57DDB" w:rsidP="00E33679">
            <w:pPr>
              <w:jc w:val="center"/>
              <w:cnfStyle w:val="100000000000" w:firstRow="1" w:lastRow="0" w:firstColumn="0" w:lastColumn="0" w:oddVBand="0" w:evenVBand="0" w:oddHBand="0" w:evenHBand="0" w:firstRowFirstColumn="0" w:firstRowLastColumn="0" w:lastRowFirstColumn="0" w:lastRowLastColumn="0"/>
            </w:pPr>
            <w:r>
              <w:t>Order Tuned</w:t>
            </w:r>
          </w:p>
        </w:tc>
      </w:tr>
      <w:tr w:rsidR="00F57DDB" w14:paraId="25BFD9A0" w14:textId="77777777" w:rsidTr="00E336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E85F00" w14:textId="77777777" w:rsidR="00F57DDB" w:rsidRDefault="00F57DDB" w:rsidP="00E33679">
            <w:pPr>
              <w:jc w:val="center"/>
            </w:pPr>
            <w:r w:rsidRPr="00F57DDB">
              <w:t>n_estimators</w:t>
            </w:r>
          </w:p>
        </w:tc>
        <w:tc>
          <w:tcPr>
            <w:tcW w:w="0" w:type="auto"/>
            <w:vAlign w:val="center"/>
          </w:tcPr>
          <w:p w14:paraId="5D914D41" w14:textId="32033271" w:rsidR="00F57DDB" w:rsidRDefault="005E6DD3" w:rsidP="00E33679">
            <w:pPr>
              <w:jc w:val="center"/>
              <w:cnfStyle w:val="000000100000" w:firstRow="0" w:lastRow="0" w:firstColumn="0" w:lastColumn="0" w:oddVBand="0" w:evenVBand="0" w:oddHBand="1" w:evenHBand="0" w:firstRowFirstColumn="0" w:firstRowLastColumn="0" w:lastRowFirstColumn="0" w:lastRowLastColumn="0"/>
            </w:pPr>
            <w:r>
              <w:t>300</w:t>
            </w:r>
          </w:p>
        </w:tc>
        <w:tc>
          <w:tcPr>
            <w:tcW w:w="0" w:type="auto"/>
            <w:vAlign w:val="center"/>
          </w:tcPr>
          <w:p w14:paraId="2A4D90AE" w14:textId="77777777" w:rsidR="00F57DDB" w:rsidRDefault="00F57DDB" w:rsidP="00E33679">
            <w:pPr>
              <w:jc w:val="center"/>
              <w:cnfStyle w:val="000000100000" w:firstRow="0" w:lastRow="0" w:firstColumn="0" w:lastColumn="0" w:oddVBand="0" w:evenVBand="0" w:oddHBand="1" w:evenHBand="0" w:firstRowFirstColumn="0" w:firstRowLastColumn="0" w:lastRowFirstColumn="0" w:lastRowLastColumn="0"/>
            </w:pPr>
            <w:r>
              <w:t>100</w:t>
            </w:r>
          </w:p>
        </w:tc>
        <w:tc>
          <w:tcPr>
            <w:tcW w:w="0" w:type="auto"/>
            <w:vAlign w:val="center"/>
          </w:tcPr>
          <w:p w14:paraId="7CB4236C" w14:textId="7E7D05D2" w:rsidR="00F57DDB" w:rsidRDefault="005E6DD3" w:rsidP="00E33679">
            <w:pPr>
              <w:jc w:val="center"/>
              <w:cnfStyle w:val="000000100000" w:firstRow="0" w:lastRow="0" w:firstColumn="0" w:lastColumn="0" w:oddVBand="0" w:evenVBand="0" w:oddHBand="1" w:evenHBand="0" w:firstRowFirstColumn="0" w:firstRowLastColumn="0" w:lastRowFirstColumn="0" w:lastRowLastColumn="0"/>
            </w:pPr>
            <w:r>
              <w:t>1</w:t>
            </w:r>
          </w:p>
        </w:tc>
      </w:tr>
      <w:tr w:rsidR="00F57DDB" w14:paraId="710FD9B0" w14:textId="77777777" w:rsidTr="00E336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0C9E79" w14:textId="77777777" w:rsidR="00F57DDB" w:rsidRDefault="00F57DDB" w:rsidP="00E33679">
            <w:pPr>
              <w:jc w:val="center"/>
            </w:pPr>
            <w:r>
              <w:t>max_depth</w:t>
            </w:r>
          </w:p>
        </w:tc>
        <w:tc>
          <w:tcPr>
            <w:tcW w:w="0" w:type="auto"/>
            <w:vAlign w:val="center"/>
          </w:tcPr>
          <w:p w14:paraId="1B286F83" w14:textId="22A478C9" w:rsidR="00F57DDB" w:rsidRDefault="005E6DD3" w:rsidP="00E33679">
            <w:pPr>
              <w:jc w:val="center"/>
              <w:cnfStyle w:val="000000000000" w:firstRow="0" w:lastRow="0" w:firstColumn="0" w:lastColumn="0" w:oddVBand="0" w:evenVBand="0" w:oddHBand="0" w:evenHBand="0" w:firstRowFirstColumn="0" w:firstRowLastColumn="0" w:lastRowFirstColumn="0" w:lastRowLastColumn="0"/>
            </w:pPr>
            <w:r>
              <w:t>25</w:t>
            </w:r>
          </w:p>
        </w:tc>
        <w:tc>
          <w:tcPr>
            <w:tcW w:w="0" w:type="auto"/>
            <w:vAlign w:val="center"/>
          </w:tcPr>
          <w:p w14:paraId="794AA91D" w14:textId="05203B3A" w:rsidR="00F57DDB" w:rsidRDefault="009F0288" w:rsidP="00E33679">
            <w:pPr>
              <w:jc w:val="cente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tcPr>
          <w:p w14:paraId="4046A40A" w14:textId="6A5ECAA0" w:rsidR="00F57DDB" w:rsidRDefault="005E6DD3" w:rsidP="00E33679">
            <w:pPr>
              <w:jc w:val="center"/>
              <w:cnfStyle w:val="000000000000" w:firstRow="0" w:lastRow="0" w:firstColumn="0" w:lastColumn="0" w:oddVBand="0" w:evenVBand="0" w:oddHBand="0" w:evenHBand="0" w:firstRowFirstColumn="0" w:firstRowLastColumn="0" w:lastRowFirstColumn="0" w:lastRowLastColumn="0"/>
            </w:pPr>
            <w:r>
              <w:t>2</w:t>
            </w:r>
          </w:p>
        </w:tc>
      </w:tr>
      <w:tr w:rsidR="00F57DDB" w14:paraId="39E14B34" w14:textId="77777777" w:rsidTr="00E336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1F2EC6" w14:textId="51971EAD" w:rsidR="00F57DDB" w:rsidRDefault="009F0288" w:rsidP="00E33679">
            <w:pPr>
              <w:jc w:val="center"/>
            </w:pPr>
            <w:r w:rsidRPr="00F57DDB">
              <w:t>max_features</w:t>
            </w:r>
          </w:p>
        </w:tc>
        <w:tc>
          <w:tcPr>
            <w:tcW w:w="0" w:type="auto"/>
            <w:vAlign w:val="center"/>
          </w:tcPr>
          <w:p w14:paraId="2F5222E5" w14:textId="7991DEA2" w:rsidR="00F57DDB" w:rsidRDefault="009F0288" w:rsidP="00E33679">
            <w:pPr>
              <w:jc w:val="center"/>
              <w:cnfStyle w:val="000000100000" w:firstRow="0" w:lastRow="0" w:firstColumn="0" w:lastColumn="0" w:oddVBand="0" w:evenVBand="0" w:oddHBand="1" w:evenHBand="0" w:firstRowFirstColumn="0" w:firstRowLastColumn="0" w:lastRowFirstColumn="0" w:lastRowLastColumn="0"/>
            </w:pPr>
            <w:r>
              <w:t>None</w:t>
            </w:r>
          </w:p>
        </w:tc>
        <w:tc>
          <w:tcPr>
            <w:tcW w:w="0" w:type="auto"/>
            <w:vAlign w:val="center"/>
          </w:tcPr>
          <w:p w14:paraId="7D11712C" w14:textId="3B190EFF" w:rsidR="00F57DDB" w:rsidRDefault="009F0288" w:rsidP="00E33679">
            <w:pPr>
              <w:jc w:val="center"/>
              <w:cnfStyle w:val="000000100000" w:firstRow="0" w:lastRow="0" w:firstColumn="0" w:lastColumn="0" w:oddVBand="0" w:evenVBand="0" w:oddHBand="1" w:evenHBand="0" w:firstRowFirstColumn="0" w:firstRowLastColumn="0" w:lastRowFirstColumn="0" w:lastRowLastColumn="0"/>
            </w:pPr>
            <w:r>
              <w:t>sqrt</w:t>
            </w:r>
          </w:p>
        </w:tc>
        <w:tc>
          <w:tcPr>
            <w:tcW w:w="0" w:type="auto"/>
            <w:vAlign w:val="center"/>
          </w:tcPr>
          <w:p w14:paraId="212F97DA" w14:textId="25A6A891" w:rsidR="00F57DDB" w:rsidRDefault="005E6DD3" w:rsidP="00E33679">
            <w:pPr>
              <w:jc w:val="center"/>
              <w:cnfStyle w:val="000000100000" w:firstRow="0" w:lastRow="0" w:firstColumn="0" w:lastColumn="0" w:oddVBand="0" w:evenVBand="0" w:oddHBand="1" w:evenHBand="0" w:firstRowFirstColumn="0" w:firstRowLastColumn="0" w:lastRowFirstColumn="0" w:lastRowLastColumn="0"/>
            </w:pPr>
            <w:r>
              <w:t>3</w:t>
            </w:r>
          </w:p>
        </w:tc>
      </w:tr>
      <w:tr w:rsidR="00F57DDB" w14:paraId="6599D158" w14:textId="77777777" w:rsidTr="00E336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0EEEE6" w14:textId="77777777" w:rsidR="00F57DDB" w:rsidRDefault="00F57DDB" w:rsidP="00E33679">
            <w:pPr>
              <w:jc w:val="center"/>
            </w:pPr>
            <w:r w:rsidRPr="00F57DDB">
              <w:t>min_samples_leaf</w:t>
            </w:r>
          </w:p>
        </w:tc>
        <w:tc>
          <w:tcPr>
            <w:tcW w:w="0" w:type="auto"/>
            <w:vAlign w:val="center"/>
          </w:tcPr>
          <w:p w14:paraId="3EEF9B56" w14:textId="44B69589" w:rsidR="00F57DDB" w:rsidRDefault="00EC47E4" w:rsidP="00E33679">
            <w:pPr>
              <w:jc w:val="cente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09270B69" w14:textId="77777777" w:rsidR="00F57DDB" w:rsidRDefault="00F57DDB" w:rsidP="00E33679">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vAlign w:val="center"/>
          </w:tcPr>
          <w:p w14:paraId="39ED7477" w14:textId="76C61128" w:rsidR="00F57DDB" w:rsidRDefault="009F0288" w:rsidP="00E33679">
            <w:pPr>
              <w:jc w:val="center"/>
              <w:cnfStyle w:val="000000000000" w:firstRow="0" w:lastRow="0" w:firstColumn="0" w:lastColumn="0" w:oddVBand="0" w:evenVBand="0" w:oddHBand="0" w:evenHBand="0" w:firstRowFirstColumn="0" w:firstRowLastColumn="0" w:lastRowFirstColumn="0" w:lastRowLastColumn="0"/>
            </w:pPr>
            <w:r>
              <w:t>4</w:t>
            </w:r>
          </w:p>
        </w:tc>
      </w:tr>
      <w:tr w:rsidR="00F57DDB" w14:paraId="6AD191D2" w14:textId="77777777" w:rsidTr="00E336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010E2F" w14:textId="1A872D86" w:rsidR="00F57DDB" w:rsidRDefault="009F0288" w:rsidP="00E33679">
            <w:pPr>
              <w:jc w:val="center"/>
            </w:pPr>
            <w:r w:rsidRPr="00F57DDB">
              <w:t>min_samples_split</w:t>
            </w:r>
          </w:p>
        </w:tc>
        <w:tc>
          <w:tcPr>
            <w:tcW w:w="0" w:type="auto"/>
            <w:vAlign w:val="center"/>
          </w:tcPr>
          <w:p w14:paraId="188A0C86" w14:textId="3AE35DD6" w:rsidR="00F57DDB" w:rsidRDefault="00F64943" w:rsidP="00E33679">
            <w:pPr>
              <w:jc w:val="cente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030F364B" w14:textId="08C09DE2" w:rsidR="00F57DDB" w:rsidRDefault="009F0288" w:rsidP="00E33679">
            <w:pPr>
              <w:jc w:val="cente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79A284E7" w14:textId="6DB11E98" w:rsidR="00F57DDB" w:rsidRDefault="009F0288" w:rsidP="00E33679">
            <w:pPr>
              <w:jc w:val="center"/>
              <w:cnfStyle w:val="000000100000" w:firstRow="0" w:lastRow="0" w:firstColumn="0" w:lastColumn="0" w:oddVBand="0" w:evenVBand="0" w:oddHBand="1" w:evenHBand="0" w:firstRowFirstColumn="0" w:firstRowLastColumn="0" w:lastRowFirstColumn="0" w:lastRowLastColumn="0"/>
            </w:pPr>
            <w:r>
              <w:t>5</w:t>
            </w:r>
          </w:p>
        </w:tc>
      </w:tr>
    </w:tbl>
    <w:p w14:paraId="7272D039" w14:textId="76D3303C" w:rsidR="002A7AD9" w:rsidRPr="002A7AD9" w:rsidRDefault="009F0288" w:rsidP="002A7AD9">
      <w:pPr>
        <w:rPr>
          <w:lang w:val="en-US"/>
        </w:rPr>
      </w:pPr>
      <w:r w:rsidRPr="009F0288">
        <w:rPr>
          <w:highlight w:val="yellow"/>
          <w:lang w:val="en-US"/>
        </w:rPr>
        <w:t>// Transition</w:t>
      </w:r>
      <w:r>
        <w:rPr>
          <w:lang w:val="en-US"/>
        </w:rPr>
        <w:t xml:space="preserve"> </w:t>
      </w:r>
    </w:p>
    <w:p w14:paraId="79147BBB" w14:textId="10450F4C" w:rsidR="00DE1433" w:rsidRDefault="00DE1433" w:rsidP="00DE1433">
      <w:pPr>
        <w:pStyle w:val="Heading3"/>
        <w:rPr>
          <w:lang w:val="en-US"/>
        </w:rPr>
      </w:pPr>
      <w:r>
        <w:rPr>
          <w:lang w:val="en-US"/>
        </w:rPr>
        <w:t>Feature Subsets</w:t>
      </w:r>
    </w:p>
    <w:p w14:paraId="44687D92" w14:textId="55602944" w:rsidR="00062412" w:rsidRPr="00062412" w:rsidRDefault="00062412" w:rsidP="00062412">
      <w:pPr>
        <w:rPr>
          <w:lang w:val="en-US"/>
        </w:rPr>
      </w:pPr>
      <w:r>
        <w:rPr>
          <w:lang w:val="en-US"/>
        </w:rPr>
        <w:t xml:space="preserve">In any machine learning model, certain features will have a greater impact on the classification of the target object. Figure 17 shows the feature importance in decrementing order of the random forest model with using different feature sets. </w:t>
      </w:r>
    </w:p>
    <w:p w14:paraId="6C042E4B" w14:textId="7770D686" w:rsidR="00062412" w:rsidRDefault="00062412" w:rsidP="00062412">
      <w:pPr>
        <w:rPr>
          <w:lang w:val="en-US"/>
        </w:rPr>
      </w:pPr>
    </w:p>
    <w:p w14:paraId="3EE2C672" w14:textId="0B528A5E" w:rsidR="00062412" w:rsidRDefault="00062412" w:rsidP="00062412">
      <w:pPr>
        <w:rPr>
          <w:lang w:val="en-US"/>
        </w:rPr>
      </w:pPr>
      <w:r>
        <w:rPr>
          <w:noProof/>
        </w:rPr>
        <w:drawing>
          <wp:inline distT="0" distB="0" distL="0" distR="0" wp14:anchorId="10754F4A" wp14:editId="79DA645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892E1BB" w14:textId="1447B081" w:rsidR="00062412" w:rsidRPr="00062412" w:rsidRDefault="00062412" w:rsidP="00062412">
      <w:pPr>
        <w:pStyle w:val="Subtitle"/>
        <w:jc w:val="center"/>
        <w:rPr>
          <w:rStyle w:val="SubtleEmphasis"/>
        </w:rPr>
      </w:pPr>
      <w:r>
        <w:rPr>
          <w:rStyle w:val="SubtleEmphasis"/>
        </w:rPr>
        <w:t>Figure 17 (a): Feature importance for random forest model (connection feature subset).</w:t>
      </w:r>
    </w:p>
    <w:p w14:paraId="6B5F1113" w14:textId="0AD0EBAB" w:rsidR="002A7AD9" w:rsidRDefault="00062412" w:rsidP="002A7AD9">
      <w:pPr>
        <w:rPr>
          <w:lang w:val="en-US"/>
        </w:rPr>
      </w:pPr>
      <w:r>
        <w:rPr>
          <w:noProof/>
        </w:rPr>
        <w:lastRenderedPageBreak/>
        <w:drawing>
          <wp:inline distT="0" distB="0" distL="0" distR="0" wp14:anchorId="60D042D4" wp14:editId="5463B5DF">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AD0BF8" w14:textId="01E04BBA" w:rsidR="00062412" w:rsidRDefault="00062412" w:rsidP="00062412">
      <w:pPr>
        <w:pStyle w:val="Subtitle"/>
        <w:jc w:val="center"/>
        <w:rPr>
          <w:rStyle w:val="SubtleEmphasis"/>
        </w:rPr>
      </w:pPr>
      <w:r>
        <w:rPr>
          <w:rStyle w:val="SubtleEmphasis"/>
        </w:rPr>
        <w:t>Figure 17 (b): Feature importance for random forest model (connection forward feature subset).</w:t>
      </w:r>
    </w:p>
    <w:p w14:paraId="14C5C40A" w14:textId="31823F0A" w:rsidR="00062412" w:rsidRDefault="00062412" w:rsidP="00062412">
      <w:r>
        <w:t xml:space="preserve">These two figures highlight that of the four feature engineering categories in Table 1 (discussed in rolling window section of feature engineering) </w:t>
      </w:r>
      <w:r w:rsidR="00073180">
        <w:t>certain features categories play an overall greater role in the classification. Specifically in Figure 17(a) forward features play a significantly larger role than reverse features (the most important reverse features is the 12</w:t>
      </w:r>
      <w:r w:rsidR="00073180" w:rsidRPr="00073180">
        <w:rPr>
          <w:vertAlign w:val="superscript"/>
        </w:rPr>
        <w:t>th</w:t>
      </w:r>
      <w:r w:rsidR="00073180">
        <w:t xml:space="preserve"> most important) and in Figure 17(b) connection features play a slightly more important role than time features (a connection feature is the most important feature and of the top 10 features time feature are constitute only three). </w:t>
      </w:r>
    </w:p>
    <w:p w14:paraId="74AD5D66" w14:textId="4692DD9A" w:rsidR="002A7AD9" w:rsidRPr="000E2E8B" w:rsidRDefault="00073180" w:rsidP="002A7AD9">
      <w:r>
        <w:t>To further exploit the varying impact of the engineered feature categories, the engineered features were divided into nine feature subset groups. Table 4 shows these nine subsets, which are generated by first dividing the engineered features into either time features, connection features, or combination of time and connection features (simply referred to as combine), then each initial group can be further divided by only considering forward features, reverse features or</w:t>
      </w:r>
      <w:r w:rsidR="000E2E8B">
        <w:t xml:space="preserve"> the</w:t>
      </w:r>
      <w:r>
        <w:t xml:space="preserve"> bidirectional</w:t>
      </w:r>
      <w:r w:rsidR="000E2E8B">
        <w:t xml:space="preserve"> features.</w:t>
      </w:r>
      <w:r>
        <w:t xml:space="preserve">  </w:t>
      </w:r>
    </w:p>
    <w:p w14:paraId="52DB5570" w14:textId="6FB86651" w:rsidR="00DE1433" w:rsidRDefault="00DE1433" w:rsidP="00DE1433">
      <w:pPr>
        <w:jc w:val="center"/>
        <w:rPr>
          <w:lang w:val="en-US"/>
        </w:rPr>
      </w:pPr>
      <w:r>
        <w:rPr>
          <w:lang w:val="en-US"/>
        </w:rPr>
        <w:t xml:space="preserve">Table </w:t>
      </w:r>
      <w:r w:rsidR="00073180">
        <w:rPr>
          <w:lang w:val="en-US"/>
        </w:rPr>
        <w:t>4</w:t>
      </w:r>
      <w:r>
        <w:rPr>
          <w:lang w:val="en-US"/>
        </w:rPr>
        <w:t>: Engineered Feature Subsets</w:t>
      </w:r>
    </w:p>
    <w:tbl>
      <w:tblPr>
        <w:tblStyle w:val="GridTable5Dark"/>
        <w:tblW w:w="9425" w:type="dxa"/>
        <w:tblLook w:val="04A0" w:firstRow="1" w:lastRow="0" w:firstColumn="1" w:lastColumn="0" w:noHBand="0" w:noVBand="1"/>
      </w:tblPr>
      <w:tblGrid>
        <w:gridCol w:w="2419"/>
        <w:gridCol w:w="2490"/>
        <w:gridCol w:w="2388"/>
        <w:gridCol w:w="2128"/>
      </w:tblGrid>
      <w:tr w:rsidR="00BD470C" w14:paraId="0D408222" w14:textId="77777777" w:rsidTr="00BD470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419" w:type="dxa"/>
            <w:tcBorders>
              <w:right w:val="single" w:sz="4" w:space="0" w:color="F2F2F2" w:themeColor="background1" w:themeShade="F2"/>
              <w:tl2br w:val="single" w:sz="4" w:space="0" w:color="F2F2F2" w:themeColor="background1" w:themeShade="F2"/>
            </w:tcBorders>
          </w:tcPr>
          <w:p w14:paraId="436996A2" w14:textId="77777777" w:rsidR="00DE1433" w:rsidRDefault="00DE1433" w:rsidP="002E27BB">
            <w:pPr>
              <w:jc w:val="right"/>
              <w:rPr>
                <w:lang w:val="en-US"/>
              </w:rPr>
            </w:pPr>
            <w:r>
              <w:rPr>
                <w:lang w:val="en-US"/>
              </w:rPr>
              <w:t xml:space="preserve">RW Type </w:t>
            </w:r>
          </w:p>
          <w:p w14:paraId="44C4A2BD" w14:textId="77777777" w:rsidR="00DE1433" w:rsidRDefault="00DE1433" w:rsidP="002E27BB">
            <w:pPr>
              <w:rPr>
                <w:lang w:val="en-US"/>
              </w:rPr>
            </w:pPr>
            <w:r>
              <w:rPr>
                <w:lang w:val="en-US"/>
              </w:rPr>
              <w:t>Feature Direction</w:t>
            </w:r>
          </w:p>
        </w:tc>
        <w:tc>
          <w:tcPr>
            <w:tcW w:w="2490" w:type="dxa"/>
            <w:tcBorders>
              <w:left w:val="single" w:sz="4" w:space="0" w:color="F2F2F2" w:themeColor="background1" w:themeShade="F2"/>
              <w:bottom w:val="single" w:sz="4" w:space="0" w:color="auto"/>
              <w:right w:val="single" w:sz="4" w:space="0" w:color="F2F2F2" w:themeColor="background1" w:themeShade="F2"/>
            </w:tcBorders>
            <w:vAlign w:val="center"/>
          </w:tcPr>
          <w:p w14:paraId="46A3F6FD" w14:textId="77777777" w:rsidR="00DE1433" w:rsidRDefault="00DE1433" w:rsidP="002E27B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Combined (Time and Conn)</w:t>
            </w:r>
          </w:p>
        </w:tc>
        <w:tc>
          <w:tcPr>
            <w:tcW w:w="2388" w:type="dxa"/>
            <w:tcBorders>
              <w:left w:val="single" w:sz="4" w:space="0" w:color="F2F2F2" w:themeColor="background1" w:themeShade="F2"/>
              <w:bottom w:val="single" w:sz="4" w:space="0" w:color="auto"/>
              <w:right w:val="single" w:sz="4" w:space="0" w:color="auto"/>
            </w:tcBorders>
            <w:vAlign w:val="center"/>
          </w:tcPr>
          <w:p w14:paraId="1B4728F2" w14:textId="77777777" w:rsidR="00DE1433" w:rsidRDefault="00DE1433" w:rsidP="002E27B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Time </w:t>
            </w:r>
          </w:p>
        </w:tc>
        <w:tc>
          <w:tcPr>
            <w:tcW w:w="2128" w:type="dxa"/>
            <w:tcBorders>
              <w:left w:val="single" w:sz="4" w:space="0" w:color="F2F2F2" w:themeColor="background1" w:themeShade="F2"/>
              <w:bottom w:val="single" w:sz="4" w:space="0" w:color="auto"/>
              <w:right w:val="single" w:sz="4" w:space="0" w:color="auto"/>
            </w:tcBorders>
            <w:vAlign w:val="center"/>
          </w:tcPr>
          <w:p w14:paraId="13FA8802" w14:textId="77777777" w:rsidR="00DE1433" w:rsidRDefault="00DE1433" w:rsidP="002E27B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Connection</w:t>
            </w:r>
          </w:p>
        </w:tc>
      </w:tr>
      <w:tr w:rsidR="00DE1433" w14:paraId="0BD332B7" w14:textId="77777777" w:rsidTr="00BD470C">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419" w:type="dxa"/>
            <w:tcBorders>
              <w:bottom w:val="single" w:sz="4" w:space="0" w:color="FFFFFF" w:themeColor="background1"/>
              <w:right w:val="single" w:sz="4" w:space="0" w:color="auto"/>
            </w:tcBorders>
          </w:tcPr>
          <w:p w14:paraId="7ECCF7D0" w14:textId="77777777" w:rsidR="00DE1433" w:rsidRDefault="00DE1433" w:rsidP="002E27BB">
            <w:pPr>
              <w:jc w:val="center"/>
              <w:rPr>
                <w:b w:val="0"/>
                <w:bCs w:val="0"/>
                <w:lang w:val="en-US"/>
              </w:rPr>
            </w:pPr>
            <w:r>
              <w:rPr>
                <w:lang w:val="en-US"/>
              </w:rPr>
              <w:t>Combined</w:t>
            </w:r>
          </w:p>
          <w:p w14:paraId="184BDFE0" w14:textId="77777777" w:rsidR="00DE1433" w:rsidRDefault="00DE1433" w:rsidP="002E27BB">
            <w:pPr>
              <w:jc w:val="center"/>
              <w:rPr>
                <w:lang w:val="en-US"/>
              </w:rPr>
            </w:pPr>
            <w:r>
              <w:rPr>
                <w:lang w:val="en-US"/>
              </w:rPr>
              <w:t>(Fwd and Bwd)</w:t>
            </w:r>
          </w:p>
        </w:tc>
        <w:tc>
          <w:tcPr>
            <w:tcW w:w="2490" w:type="dxa"/>
            <w:tcBorders>
              <w:top w:val="single" w:sz="4" w:space="0" w:color="auto"/>
              <w:left w:val="single" w:sz="4" w:space="0" w:color="auto"/>
              <w:bottom w:val="single" w:sz="4" w:space="0" w:color="auto"/>
              <w:right w:val="single" w:sz="4" w:space="0" w:color="auto"/>
            </w:tcBorders>
            <w:shd w:val="clear" w:color="auto" w:fill="FFFFFF" w:themeFill="background1"/>
          </w:tcPr>
          <w:p w14:paraId="31D84AD9"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Combined  </w:t>
            </w:r>
          </w:p>
          <w:p w14:paraId="51BC42B2"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All features </w:t>
            </w:r>
          </w:p>
        </w:tc>
        <w:tc>
          <w:tcPr>
            <w:tcW w:w="2388" w:type="dxa"/>
            <w:tcBorders>
              <w:top w:val="single" w:sz="4" w:space="0" w:color="auto"/>
              <w:left w:val="single" w:sz="4" w:space="0" w:color="auto"/>
              <w:bottom w:val="single" w:sz="4" w:space="0" w:color="auto"/>
              <w:right w:val="single" w:sz="4" w:space="0" w:color="auto"/>
            </w:tcBorders>
            <w:shd w:val="clear" w:color="auto" w:fill="FFFFFF" w:themeFill="background1"/>
          </w:tcPr>
          <w:p w14:paraId="3E5774AA"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Time </w:t>
            </w:r>
          </w:p>
          <w:p w14:paraId="3C237AF8"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½ Engineered Ft</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1546F"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Connection</w:t>
            </w:r>
          </w:p>
          <w:p w14:paraId="57810615"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½ Engineered Ft</w:t>
            </w:r>
          </w:p>
        </w:tc>
      </w:tr>
      <w:tr w:rsidR="00DE1433" w14:paraId="1998217B" w14:textId="77777777" w:rsidTr="00BD470C">
        <w:trPr>
          <w:trHeight w:val="539"/>
        </w:trPr>
        <w:tc>
          <w:tcPr>
            <w:cnfStyle w:val="001000000000" w:firstRow="0" w:lastRow="0" w:firstColumn="1" w:lastColumn="0" w:oddVBand="0" w:evenVBand="0" w:oddHBand="0" w:evenHBand="0" w:firstRowFirstColumn="0" w:firstRowLastColumn="0" w:lastRowFirstColumn="0" w:lastRowLastColumn="0"/>
            <w:tcW w:w="2419" w:type="dxa"/>
            <w:tcBorders>
              <w:right w:val="single" w:sz="4" w:space="0" w:color="auto"/>
            </w:tcBorders>
          </w:tcPr>
          <w:p w14:paraId="404D5D37" w14:textId="77777777" w:rsidR="00DE1433" w:rsidRDefault="00DE1433" w:rsidP="002E27BB">
            <w:pPr>
              <w:jc w:val="center"/>
              <w:rPr>
                <w:lang w:val="en-US"/>
              </w:rPr>
            </w:pPr>
            <w:r>
              <w:rPr>
                <w:lang w:val="en-US"/>
              </w:rPr>
              <w:t>Forward</w:t>
            </w:r>
          </w:p>
        </w:tc>
        <w:tc>
          <w:tcPr>
            <w:tcW w:w="2490" w:type="dxa"/>
            <w:tcBorders>
              <w:top w:val="single" w:sz="4" w:space="0" w:color="auto"/>
              <w:left w:val="single" w:sz="4" w:space="0" w:color="auto"/>
              <w:bottom w:val="single" w:sz="4" w:space="0" w:color="auto"/>
              <w:right w:val="single" w:sz="4" w:space="0" w:color="auto"/>
            </w:tcBorders>
            <w:shd w:val="clear" w:color="auto" w:fill="FFFFFF" w:themeFill="background1"/>
          </w:tcPr>
          <w:p w14:paraId="72FDCC70" w14:textId="77777777" w:rsidR="00DE1433" w:rsidRDefault="00DE1433" w:rsidP="002E27B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Combined – Fwd</w:t>
            </w:r>
          </w:p>
          <w:p w14:paraId="0D98CD24" w14:textId="77777777" w:rsidR="00DE1433" w:rsidRDefault="00DE1433" w:rsidP="002E27B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½ Engineered Ft </w:t>
            </w:r>
          </w:p>
        </w:tc>
        <w:tc>
          <w:tcPr>
            <w:tcW w:w="2388" w:type="dxa"/>
            <w:tcBorders>
              <w:top w:val="single" w:sz="4" w:space="0" w:color="auto"/>
              <w:left w:val="single" w:sz="4" w:space="0" w:color="auto"/>
              <w:bottom w:val="single" w:sz="4" w:space="0" w:color="auto"/>
              <w:right w:val="single" w:sz="4" w:space="0" w:color="auto"/>
            </w:tcBorders>
            <w:shd w:val="clear" w:color="auto" w:fill="FFFFFF" w:themeFill="background1"/>
          </w:tcPr>
          <w:p w14:paraId="3A0299A6" w14:textId="77777777" w:rsidR="00DE1433" w:rsidRDefault="00DE1433" w:rsidP="002E27B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Time – Fwd</w:t>
            </w:r>
          </w:p>
          <w:p w14:paraId="10CD384B" w14:textId="77777777" w:rsidR="00DE1433" w:rsidRDefault="00DE1433" w:rsidP="002E27B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¼ Engineered Ft</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Pr>
          <w:p w14:paraId="2BF5578F" w14:textId="77777777" w:rsidR="00DE1433" w:rsidRDefault="00DE1433" w:rsidP="002E27B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Connection – Fwd</w:t>
            </w:r>
          </w:p>
          <w:p w14:paraId="7E2CD945" w14:textId="77777777" w:rsidR="00DE1433" w:rsidRDefault="00DE1433" w:rsidP="002E27B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¼ Engineered Ft</w:t>
            </w:r>
          </w:p>
        </w:tc>
      </w:tr>
      <w:tr w:rsidR="00DE1433" w14:paraId="52B0C3AB" w14:textId="77777777" w:rsidTr="00BD470C">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419" w:type="dxa"/>
            <w:tcBorders>
              <w:bottom w:val="single" w:sz="4" w:space="0" w:color="auto"/>
              <w:right w:val="single" w:sz="4" w:space="0" w:color="auto"/>
            </w:tcBorders>
          </w:tcPr>
          <w:p w14:paraId="7C49376F" w14:textId="77777777" w:rsidR="00DE1433" w:rsidRDefault="00DE1433" w:rsidP="002E27BB">
            <w:pPr>
              <w:jc w:val="center"/>
              <w:rPr>
                <w:lang w:val="en-US"/>
              </w:rPr>
            </w:pPr>
            <w:r>
              <w:rPr>
                <w:lang w:val="en-US"/>
              </w:rPr>
              <w:t>Backwards</w:t>
            </w:r>
          </w:p>
        </w:tc>
        <w:tc>
          <w:tcPr>
            <w:tcW w:w="249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08FAB"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Combined – Bwd</w:t>
            </w:r>
          </w:p>
          <w:p w14:paraId="04F44DCB"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½ Engineered Ft</w:t>
            </w:r>
          </w:p>
        </w:tc>
        <w:tc>
          <w:tcPr>
            <w:tcW w:w="2388" w:type="dxa"/>
            <w:tcBorders>
              <w:top w:val="single" w:sz="4" w:space="0" w:color="auto"/>
              <w:left w:val="single" w:sz="4" w:space="0" w:color="auto"/>
              <w:bottom w:val="single" w:sz="4" w:space="0" w:color="auto"/>
              <w:right w:val="single" w:sz="4" w:space="0" w:color="auto"/>
            </w:tcBorders>
            <w:shd w:val="clear" w:color="auto" w:fill="FFFFFF" w:themeFill="background1"/>
          </w:tcPr>
          <w:p w14:paraId="2B5920D7"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Time – Bwd</w:t>
            </w:r>
          </w:p>
          <w:p w14:paraId="154DA582"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¼ Engineered Ft</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Pr>
          <w:p w14:paraId="5ED3380D"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Connection – Bwd</w:t>
            </w:r>
          </w:p>
          <w:p w14:paraId="681A4408" w14:textId="77777777" w:rsidR="00DE1433" w:rsidRDefault="00DE1433" w:rsidP="002E27B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¼ Engineered Ft</w:t>
            </w:r>
          </w:p>
        </w:tc>
      </w:tr>
    </w:tbl>
    <w:p w14:paraId="656AF239" w14:textId="77777777" w:rsidR="00DE1433" w:rsidRPr="00DE1433" w:rsidRDefault="00DE1433" w:rsidP="00DE1433">
      <w:pPr>
        <w:rPr>
          <w:lang w:val="en-US"/>
        </w:rPr>
      </w:pPr>
    </w:p>
    <w:p w14:paraId="04D9432E" w14:textId="0E6FA2FD" w:rsidR="00925464" w:rsidRDefault="000E2E8B" w:rsidP="000E2E8B">
      <w:pPr>
        <w:rPr>
          <w:lang w:val="en-US"/>
        </w:rPr>
      </w:pPr>
      <w:r>
        <w:rPr>
          <w:lang w:val="en-US"/>
        </w:rPr>
        <w:lastRenderedPageBreak/>
        <w:t xml:space="preserve">The potential advantages associated with employing features subsets for training and testing the models is that it allows for greater efficiency in both the feature engineering and the employment of the model which is important in a real time system. A smaller subset reduces the number of attributes that need to be maintained, validated and calculated in the feature engineering phase and reduces the dimensionally in the training/prediction phase. Thus, given equivalent metrics between two feature subsets, the smaller subset will be considered the better performing feature subset.  </w:t>
      </w:r>
    </w:p>
    <w:p w14:paraId="6BCC7DFA" w14:textId="5B4B3A1E" w:rsidR="000E2E8B" w:rsidRPr="00925464" w:rsidRDefault="000E2E8B" w:rsidP="000E2E8B">
      <w:pPr>
        <w:rPr>
          <w:lang w:val="en-US"/>
        </w:rPr>
      </w:pPr>
      <w:r w:rsidRPr="009F0288">
        <w:rPr>
          <w:highlight w:val="yellow"/>
          <w:lang w:val="en-US"/>
        </w:rPr>
        <w:t>// Transition</w:t>
      </w:r>
      <w:r>
        <w:rPr>
          <w:lang w:val="en-US"/>
        </w:rPr>
        <w:t xml:space="preserve"> </w:t>
      </w:r>
    </w:p>
    <w:p w14:paraId="7DC754A0" w14:textId="700177C6" w:rsidR="000E2E8B" w:rsidRDefault="000E2E8B" w:rsidP="000E2E8B">
      <w:pPr>
        <w:pStyle w:val="Heading3"/>
        <w:rPr>
          <w:lang w:val="en-US"/>
        </w:rPr>
      </w:pPr>
      <w:r>
        <w:rPr>
          <w:lang w:val="en-US"/>
        </w:rPr>
        <w:t>Rolling Windows Sizes</w:t>
      </w:r>
    </w:p>
    <w:p w14:paraId="035CCFD5" w14:textId="6B2F5236" w:rsidR="000E2E8B" w:rsidRDefault="000E2E8B" w:rsidP="000E2E8B">
      <w:pPr>
        <w:rPr>
          <w:lang w:val="en-US"/>
        </w:rPr>
      </w:pPr>
      <w:r>
        <w:rPr>
          <w:lang w:val="en-US"/>
        </w:rPr>
        <w:t xml:space="preserve">For any machine learning model, a change in the training data has the possibility to impact the subsequent models’ predictive capabilities. One such method of changing the training data in this project is to change the size of the rolling window. Since the size of the rolling window directly impacts the values of the engineered features and those engineered features constitute the training data, there is the possibility that a change in rolling window size could change the overall results of the model. </w:t>
      </w:r>
      <w:r w:rsidR="002E5641">
        <w:rPr>
          <w:lang w:val="en-US"/>
        </w:rPr>
        <w:t xml:space="preserve">Therefore, this project examined multiple different rolling window sizes to ascertain the relative importance rolling window size in the model’s overall performance. If two models with difference rolling window sizes have the same results, the one with the smallest rolling window will be favored as a small rolling windows leads to a more efficient feature engineering process. </w:t>
      </w:r>
    </w:p>
    <w:p w14:paraId="1171D409" w14:textId="6FA1F813" w:rsidR="002E5641" w:rsidRPr="000E2E8B" w:rsidRDefault="002E5641" w:rsidP="000E2E8B">
      <w:pPr>
        <w:rPr>
          <w:lang w:val="en-US"/>
        </w:rPr>
      </w:pPr>
      <w:r w:rsidRPr="002E5641">
        <w:rPr>
          <w:highlight w:val="yellow"/>
          <w:lang w:val="en-US"/>
        </w:rPr>
        <w:t>// section conclusion</w:t>
      </w:r>
    </w:p>
    <w:p w14:paraId="434ACDCA" w14:textId="27C58D5C" w:rsidR="00925464" w:rsidRDefault="00925464" w:rsidP="00925464">
      <w:pPr>
        <w:rPr>
          <w:lang w:val="en-US"/>
        </w:rPr>
      </w:pPr>
    </w:p>
    <w:p w14:paraId="60CCC721" w14:textId="0C1348B2" w:rsidR="00925464" w:rsidRDefault="00925464" w:rsidP="00925464">
      <w:pPr>
        <w:pStyle w:val="Heading2"/>
        <w:rPr>
          <w:lang w:val="en-US"/>
        </w:rPr>
      </w:pPr>
      <w:r>
        <w:rPr>
          <w:lang w:val="en-US"/>
        </w:rPr>
        <w:t>Results</w:t>
      </w:r>
    </w:p>
    <w:p w14:paraId="5AD88CEF" w14:textId="4AA5862A" w:rsidR="00CB74A1" w:rsidRPr="00CB74A1" w:rsidRDefault="00CB74A1" w:rsidP="00CB74A1">
      <w:pPr>
        <w:rPr>
          <w:lang w:val="en-US"/>
        </w:rPr>
      </w:pPr>
      <w:r>
        <w:rPr>
          <w:lang w:val="en-US"/>
        </w:rPr>
        <w:t xml:space="preserve">The following section of the report will present the various evaluations metrics generated by the differencing iterations of the machine learning models and the various feature subsets. Although short descriptions will accompany the figures and table a more substantial discussion of the results can be found in the analysis section. </w:t>
      </w:r>
      <w:r w:rsidR="00E33679">
        <w:rPr>
          <w:lang w:val="en-US"/>
        </w:rPr>
        <w:t xml:space="preserve">Precision and recall metrics will be shown for both the non-VPN class and VPN class. </w:t>
      </w:r>
      <w:r>
        <w:rPr>
          <w:lang w:val="en-US"/>
        </w:rPr>
        <w:t xml:space="preserve">Unless otherwise indicated, all results are generated with random state 42, a 70-30 test-train split, and a rolling window size of 10 000 connections / 10 minutes.   </w:t>
      </w:r>
    </w:p>
    <w:p w14:paraId="421AB634" w14:textId="659A309D" w:rsidR="00925464" w:rsidRDefault="00925464" w:rsidP="00925464">
      <w:pPr>
        <w:pStyle w:val="Heading3"/>
        <w:rPr>
          <w:lang w:val="en-US"/>
        </w:rPr>
      </w:pPr>
      <w:r>
        <w:rPr>
          <w:lang w:val="en-US"/>
        </w:rPr>
        <w:t>Baseline</w:t>
      </w:r>
    </w:p>
    <w:p w14:paraId="54EAE3A4" w14:textId="3B9DC44A" w:rsidR="00CB74A1" w:rsidRDefault="00CB74A1" w:rsidP="00CB74A1">
      <w:pPr>
        <w:rPr>
          <w:lang w:val="en-US"/>
        </w:rPr>
      </w:pPr>
      <w:r>
        <w:rPr>
          <w:lang w:val="en-US"/>
        </w:rPr>
        <w:t xml:space="preserve">Baseline results are generated through non-engineered features (port numbers, total number of packets, total number of bytes). These are the results with no feature engineering and no hyperparameter optimization. Figure 18 is the confusion matrix for the random forest baseline. Figure 19 is the confusion matrix for the gradient boost baseline. Figure 20 is a graphical comparison of the evaluation metrics for the baseline of the two models. Finally, Table 5 is a tabular representation of the baseline results. </w:t>
      </w:r>
    </w:p>
    <w:p w14:paraId="2E800DB8" w14:textId="75B961EB" w:rsidR="00E33679" w:rsidRDefault="00E33679" w:rsidP="00E33679">
      <w:pPr>
        <w:jc w:val="center"/>
        <w:rPr>
          <w:noProof/>
          <w:lang w:val="en-US"/>
        </w:rPr>
      </w:pPr>
      <w:r>
        <w:rPr>
          <w:noProof/>
        </w:rPr>
        <w:lastRenderedPageBreak/>
        <w:drawing>
          <wp:inline distT="0" distB="0" distL="0" distR="0" wp14:anchorId="57554CF7" wp14:editId="19738B3D">
            <wp:extent cx="3452775" cy="2589581"/>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2616" cy="2634462"/>
                    </a:xfrm>
                    <a:prstGeom prst="rect">
                      <a:avLst/>
                    </a:prstGeom>
                    <a:noFill/>
                    <a:ln>
                      <a:noFill/>
                    </a:ln>
                  </pic:spPr>
                </pic:pic>
              </a:graphicData>
            </a:graphic>
          </wp:inline>
        </w:drawing>
      </w:r>
    </w:p>
    <w:p w14:paraId="5FFABC9F" w14:textId="77777777" w:rsidR="00CE37AD" w:rsidRDefault="00CB74A1" w:rsidP="00CB74A1">
      <w:pPr>
        <w:jc w:val="center"/>
        <w:rPr>
          <w:rStyle w:val="SubtleEmphasis"/>
        </w:rPr>
      </w:pPr>
      <w:r w:rsidRPr="00E33679">
        <w:rPr>
          <w:rStyle w:val="SubtleEmphasis"/>
        </w:rPr>
        <w:t xml:space="preserve">Figure 18: Confusion </w:t>
      </w:r>
      <w:r w:rsidR="00E33679">
        <w:rPr>
          <w:rStyle w:val="SubtleEmphasis"/>
        </w:rPr>
        <w:t>m</w:t>
      </w:r>
      <w:r w:rsidRPr="00E33679">
        <w:rPr>
          <w:rStyle w:val="SubtleEmphasis"/>
        </w:rPr>
        <w:t>atrix</w:t>
      </w:r>
      <w:r w:rsidR="00E33679" w:rsidRPr="00E33679">
        <w:rPr>
          <w:rStyle w:val="SubtleEmphasis"/>
        </w:rPr>
        <w:t xml:space="preserve"> for </w:t>
      </w:r>
      <w:r w:rsidR="00E33679">
        <w:rPr>
          <w:rStyle w:val="SubtleEmphasis"/>
        </w:rPr>
        <w:t>r</w:t>
      </w:r>
      <w:r w:rsidR="00E33679" w:rsidRPr="00E33679">
        <w:rPr>
          <w:rStyle w:val="SubtleEmphasis"/>
        </w:rPr>
        <w:t xml:space="preserve">andom </w:t>
      </w:r>
      <w:r w:rsidR="00E33679">
        <w:rPr>
          <w:rStyle w:val="SubtleEmphasis"/>
        </w:rPr>
        <w:t>f</w:t>
      </w:r>
      <w:r w:rsidR="00E33679" w:rsidRPr="00E33679">
        <w:rPr>
          <w:rStyle w:val="SubtleEmphasis"/>
        </w:rPr>
        <w:t>or</w:t>
      </w:r>
      <w:r w:rsidR="00E33679">
        <w:rPr>
          <w:rStyle w:val="SubtleEmphasis"/>
        </w:rPr>
        <w:t>est baseline features with default parameters</w:t>
      </w:r>
    </w:p>
    <w:p w14:paraId="6747DBD0" w14:textId="6C671177" w:rsidR="00CB74A1" w:rsidRDefault="00CE37AD" w:rsidP="00CB74A1">
      <w:pPr>
        <w:jc w:val="center"/>
        <w:rPr>
          <w:rStyle w:val="SubtleEmphasis"/>
        </w:rPr>
      </w:pPr>
      <w:r>
        <w:rPr>
          <w:noProof/>
        </w:rPr>
        <w:drawing>
          <wp:inline distT="0" distB="0" distL="0" distR="0" wp14:anchorId="6BB788CE" wp14:editId="0DDE229D">
            <wp:extent cx="3701491" cy="277611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1649" cy="2798736"/>
                    </a:xfrm>
                    <a:prstGeom prst="rect">
                      <a:avLst/>
                    </a:prstGeom>
                    <a:noFill/>
                    <a:ln>
                      <a:noFill/>
                    </a:ln>
                  </pic:spPr>
                </pic:pic>
              </a:graphicData>
            </a:graphic>
          </wp:inline>
        </w:drawing>
      </w:r>
      <w:r w:rsidR="00E33679">
        <w:rPr>
          <w:rStyle w:val="SubtleEmphasis"/>
        </w:rPr>
        <w:t xml:space="preserve"> </w:t>
      </w:r>
    </w:p>
    <w:p w14:paraId="52B2B7E4" w14:textId="77777777" w:rsidR="00CE37AD" w:rsidRDefault="00E33679" w:rsidP="00E33679">
      <w:pPr>
        <w:jc w:val="center"/>
        <w:rPr>
          <w:rStyle w:val="SubtleEmphasis"/>
        </w:rPr>
      </w:pPr>
      <w:r w:rsidRPr="00E33679">
        <w:rPr>
          <w:rStyle w:val="SubtleEmphasis"/>
        </w:rPr>
        <w:t>Figure 1</w:t>
      </w:r>
      <w:r>
        <w:rPr>
          <w:rStyle w:val="SubtleEmphasis"/>
        </w:rPr>
        <w:t>9</w:t>
      </w:r>
      <w:r w:rsidRPr="00E33679">
        <w:rPr>
          <w:rStyle w:val="SubtleEmphasis"/>
        </w:rPr>
        <w:t xml:space="preserve">: Confusion </w:t>
      </w:r>
      <w:r>
        <w:rPr>
          <w:rStyle w:val="SubtleEmphasis"/>
        </w:rPr>
        <w:t>m</w:t>
      </w:r>
      <w:r w:rsidRPr="00E33679">
        <w:rPr>
          <w:rStyle w:val="SubtleEmphasis"/>
        </w:rPr>
        <w:t xml:space="preserve">atrix for </w:t>
      </w:r>
      <w:r>
        <w:rPr>
          <w:rStyle w:val="SubtleEmphasis"/>
        </w:rPr>
        <w:t>gradient</w:t>
      </w:r>
      <w:r w:rsidRPr="00E33679">
        <w:rPr>
          <w:rStyle w:val="SubtleEmphasis"/>
        </w:rPr>
        <w:t xml:space="preserve"> </w:t>
      </w:r>
      <w:r>
        <w:rPr>
          <w:rStyle w:val="SubtleEmphasis"/>
        </w:rPr>
        <w:t>boost baseline features with default parameters</w:t>
      </w:r>
    </w:p>
    <w:p w14:paraId="48F2B28B" w14:textId="75C71226" w:rsidR="00E33679" w:rsidRDefault="00CE37AD" w:rsidP="00E33679">
      <w:pPr>
        <w:jc w:val="center"/>
        <w:rPr>
          <w:rStyle w:val="SubtleEmphasis"/>
        </w:rPr>
      </w:pPr>
      <w:r>
        <w:rPr>
          <w:noProof/>
        </w:rPr>
        <w:lastRenderedPageBreak/>
        <w:drawing>
          <wp:inline distT="0" distB="0" distL="0" distR="0" wp14:anchorId="711021DB" wp14:editId="7D9C111F">
            <wp:extent cx="4576141" cy="2743200"/>
            <wp:effectExtent l="0" t="0" r="15240" b="0"/>
            <wp:docPr id="34" name="Chart 34">
              <a:extLst xmlns:a="http://schemas.openxmlformats.org/drawingml/2006/main">
                <a:ext uri="{FF2B5EF4-FFF2-40B4-BE49-F238E27FC236}">
                  <a16:creationId xmlns:a16="http://schemas.microsoft.com/office/drawing/2014/main" id="{3CC61489-BC87-48F4-8E52-81308420AD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E33679">
        <w:rPr>
          <w:rStyle w:val="SubtleEmphasis"/>
        </w:rPr>
        <w:t xml:space="preserve"> </w:t>
      </w:r>
    </w:p>
    <w:p w14:paraId="54F23783" w14:textId="3F23FDD3" w:rsidR="00E33679" w:rsidRDefault="00E33679" w:rsidP="00E33679">
      <w:pPr>
        <w:jc w:val="center"/>
        <w:rPr>
          <w:rStyle w:val="SubtleEmphasis"/>
        </w:rPr>
      </w:pPr>
      <w:r>
        <w:rPr>
          <w:rStyle w:val="SubtleEmphasis"/>
        </w:rPr>
        <w:t>Figure 20: Graphical comparisons on random forest and gradient boost evaluation metrics for baseline features with default parameters</w:t>
      </w:r>
    </w:p>
    <w:p w14:paraId="62CD5E6B" w14:textId="6E600014" w:rsidR="00E33679" w:rsidRDefault="00E33679" w:rsidP="00E33679">
      <w:pPr>
        <w:jc w:val="center"/>
        <w:rPr>
          <w:rStyle w:val="SubtleEmphasis"/>
        </w:rPr>
      </w:pPr>
      <w:r>
        <w:rPr>
          <w:rStyle w:val="SubtleEmphasis"/>
        </w:rPr>
        <w:t xml:space="preserve">Table 5: Evaluation metrics of baseline models with default parameters </w:t>
      </w:r>
    </w:p>
    <w:tbl>
      <w:tblPr>
        <w:tblW w:w="0" w:type="auto"/>
        <w:jc w:val="center"/>
        <w:tblLayout w:type="fixed"/>
        <w:tblLook w:val="04A0" w:firstRow="1" w:lastRow="0" w:firstColumn="1" w:lastColumn="0" w:noHBand="0" w:noVBand="1"/>
      </w:tblPr>
      <w:tblGrid>
        <w:gridCol w:w="1190"/>
        <w:gridCol w:w="1190"/>
        <w:gridCol w:w="1190"/>
        <w:gridCol w:w="1191"/>
        <w:gridCol w:w="1190"/>
        <w:gridCol w:w="1190"/>
        <w:gridCol w:w="1191"/>
      </w:tblGrid>
      <w:tr w:rsidR="00CE37AD" w:rsidRPr="00CE37AD" w14:paraId="365ED8E2" w14:textId="77777777" w:rsidTr="00CE37AD">
        <w:trPr>
          <w:trHeight w:val="537"/>
          <w:jc w:val="center"/>
        </w:trPr>
        <w:tc>
          <w:tcPr>
            <w:tcW w:w="119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FC49819" w14:textId="77777777" w:rsidR="00CE37AD" w:rsidRPr="00CE37AD" w:rsidRDefault="00CE37AD" w:rsidP="00CE37AD">
            <w:pPr>
              <w:spacing w:after="0" w:line="240" w:lineRule="auto"/>
              <w:jc w:val="center"/>
              <w:rPr>
                <w:rFonts w:ascii="Calibri" w:eastAsia="Times New Roman" w:hAnsi="Calibri" w:cs="Calibri"/>
                <w:b/>
                <w:bCs/>
                <w:color w:val="FFFFFF"/>
                <w:lang w:eastAsia="en-CA"/>
              </w:rPr>
            </w:pPr>
            <w:r w:rsidRPr="00CE37AD">
              <w:rPr>
                <w:rFonts w:ascii="Calibri" w:eastAsia="Times New Roman" w:hAnsi="Calibri" w:cs="Calibri"/>
                <w:b/>
                <w:bCs/>
                <w:color w:val="FFFFFF"/>
                <w:lang w:eastAsia="en-CA"/>
              </w:rPr>
              <w:t>Feature Subset</w:t>
            </w:r>
          </w:p>
        </w:tc>
        <w:tc>
          <w:tcPr>
            <w:tcW w:w="119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40BBE31" w14:textId="77777777" w:rsidR="00CE37AD" w:rsidRPr="00CE37AD" w:rsidRDefault="00CE37AD" w:rsidP="00CE37AD">
            <w:pPr>
              <w:spacing w:after="0" w:line="240" w:lineRule="auto"/>
              <w:jc w:val="center"/>
              <w:rPr>
                <w:rFonts w:ascii="Calibri" w:eastAsia="Times New Roman" w:hAnsi="Calibri" w:cs="Calibri"/>
                <w:b/>
                <w:bCs/>
                <w:color w:val="FFFFFF"/>
                <w:lang w:eastAsia="en-CA"/>
              </w:rPr>
            </w:pPr>
            <w:r w:rsidRPr="00CE37AD">
              <w:rPr>
                <w:rFonts w:ascii="Calibri" w:eastAsia="Times New Roman" w:hAnsi="Calibri" w:cs="Calibri"/>
                <w:b/>
                <w:bCs/>
                <w:color w:val="FFFFFF"/>
                <w:lang w:eastAsia="en-CA"/>
              </w:rPr>
              <w:t>Accuracy</w:t>
            </w:r>
          </w:p>
        </w:tc>
        <w:tc>
          <w:tcPr>
            <w:tcW w:w="119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718C1FBC" w14:textId="77777777" w:rsidR="00CE37AD" w:rsidRPr="00CE37AD" w:rsidRDefault="00CE37AD" w:rsidP="00CE37AD">
            <w:pPr>
              <w:spacing w:after="0" w:line="240" w:lineRule="auto"/>
              <w:jc w:val="center"/>
              <w:rPr>
                <w:rFonts w:ascii="Calibri" w:eastAsia="Times New Roman" w:hAnsi="Calibri" w:cs="Calibri"/>
                <w:b/>
                <w:bCs/>
                <w:color w:val="FFFFFF"/>
                <w:lang w:eastAsia="en-CA"/>
              </w:rPr>
            </w:pPr>
            <w:r w:rsidRPr="00CE37AD">
              <w:rPr>
                <w:rFonts w:ascii="Calibri" w:eastAsia="Times New Roman" w:hAnsi="Calibri" w:cs="Calibri"/>
                <w:b/>
                <w:bCs/>
                <w:color w:val="FFFFFF"/>
                <w:lang w:eastAsia="en-CA"/>
              </w:rPr>
              <w:t xml:space="preserve">Precision </w:t>
            </w:r>
          </w:p>
        </w:tc>
        <w:tc>
          <w:tcPr>
            <w:tcW w:w="1191"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7AA6982" w14:textId="77777777" w:rsidR="00CE37AD" w:rsidRPr="00CE37AD" w:rsidRDefault="00CE37AD" w:rsidP="00CE37AD">
            <w:pPr>
              <w:spacing w:after="0" w:line="240" w:lineRule="auto"/>
              <w:jc w:val="center"/>
              <w:rPr>
                <w:rFonts w:ascii="Calibri" w:eastAsia="Times New Roman" w:hAnsi="Calibri" w:cs="Calibri"/>
                <w:b/>
                <w:bCs/>
                <w:color w:val="FFFFFF"/>
                <w:lang w:eastAsia="en-CA"/>
              </w:rPr>
            </w:pPr>
            <w:r w:rsidRPr="00CE37AD">
              <w:rPr>
                <w:rFonts w:ascii="Calibri" w:eastAsia="Times New Roman" w:hAnsi="Calibri" w:cs="Calibri"/>
                <w:b/>
                <w:bCs/>
                <w:color w:val="FFFFFF"/>
                <w:lang w:eastAsia="en-CA"/>
              </w:rPr>
              <w:t>Precision VPN</w:t>
            </w:r>
          </w:p>
        </w:tc>
        <w:tc>
          <w:tcPr>
            <w:tcW w:w="119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F9E5D98" w14:textId="0565D5F2" w:rsidR="00CE37AD" w:rsidRPr="00CE37AD" w:rsidRDefault="00CE37AD" w:rsidP="00CE37AD">
            <w:pPr>
              <w:spacing w:after="0" w:line="240" w:lineRule="auto"/>
              <w:jc w:val="center"/>
              <w:rPr>
                <w:rFonts w:ascii="Calibri" w:eastAsia="Times New Roman" w:hAnsi="Calibri" w:cs="Calibri"/>
                <w:b/>
                <w:bCs/>
                <w:color w:val="FFFFFF"/>
                <w:lang w:eastAsia="en-CA"/>
              </w:rPr>
            </w:pPr>
            <w:r w:rsidRPr="00CE37AD">
              <w:rPr>
                <w:rFonts w:ascii="Calibri" w:eastAsia="Times New Roman" w:hAnsi="Calibri" w:cs="Calibri"/>
                <w:b/>
                <w:bCs/>
                <w:color w:val="FFFFFF"/>
                <w:lang w:eastAsia="en-CA"/>
              </w:rPr>
              <w:t>Recall</w:t>
            </w:r>
          </w:p>
        </w:tc>
        <w:tc>
          <w:tcPr>
            <w:tcW w:w="119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097960FF" w14:textId="77777777" w:rsidR="00CE37AD" w:rsidRPr="00CE37AD" w:rsidRDefault="00CE37AD" w:rsidP="00CE37AD">
            <w:pPr>
              <w:spacing w:after="0" w:line="240" w:lineRule="auto"/>
              <w:jc w:val="center"/>
              <w:rPr>
                <w:rFonts w:ascii="Calibri" w:eastAsia="Times New Roman" w:hAnsi="Calibri" w:cs="Calibri"/>
                <w:b/>
                <w:bCs/>
                <w:color w:val="FFFFFF"/>
                <w:lang w:eastAsia="en-CA"/>
              </w:rPr>
            </w:pPr>
            <w:r w:rsidRPr="00CE37AD">
              <w:rPr>
                <w:rFonts w:ascii="Calibri" w:eastAsia="Times New Roman" w:hAnsi="Calibri" w:cs="Calibri"/>
                <w:b/>
                <w:bCs/>
                <w:color w:val="FFFFFF"/>
                <w:lang w:eastAsia="en-CA"/>
              </w:rPr>
              <w:t>Recall VPN</w:t>
            </w:r>
          </w:p>
        </w:tc>
        <w:tc>
          <w:tcPr>
            <w:tcW w:w="1191"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08AC2C6" w14:textId="77777777" w:rsidR="00CE37AD" w:rsidRPr="00CE37AD" w:rsidRDefault="00CE37AD" w:rsidP="00CE37AD">
            <w:pPr>
              <w:spacing w:after="0" w:line="240" w:lineRule="auto"/>
              <w:jc w:val="center"/>
              <w:rPr>
                <w:rFonts w:ascii="Calibri" w:eastAsia="Times New Roman" w:hAnsi="Calibri" w:cs="Calibri"/>
                <w:b/>
                <w:bCs/>
                <w:color w:val="FFFFFF"/>
                <w:lang w:eastAsia="en-CA"/>
              </w:rPr>
            </w:pPr>
            <w:r w:rsidRPr="00CE37AD">
              <w:rPr>
                <w:rFonts w:ascii="Calibri" w:eastAsia="Times New Roman" w:hAnsi="Calibri" w:cs="Calibri"/>
                <w:b/>
                <w:bCs/>
                <w:color w:val="FFFFFF"/>
                <w:lang w:eastAsia="en-CA"/>
              </w:rPr>
              <w:t>AUC</w:t>
            </w:r>
          </w:p>
        </w:tc>
      </w:tr>
      <w:tr w:rsidR="00CE37AD" w:rsidRPr="00CE37AD" w14:paraId="41241C77" w14:textId="77777777" w:rsidTr="00CE37AD">
        <w:trPr>
          <w:trHeight w:val="537"/>
          <w:jc w:val="center"/>
        </w:trPr>
        <w:tc>
          <w:tcPr>
            <w:tcW w:w="119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FB31D5B" w14:textId="77777777" w:rsidR="00CE37AD" w:rsidRPr="00CE37AD" w:rsidRDefault="00CE37AD" w:rsidP="00CE37AD">
            <w:pPr>
              <w:spacing w:after="0" w:line="240" w:lineRule="auto"/>
              <w:jc w:val="center"/>
              <w:rPr>
                <w:rFonts w:ascii="Calibri" w:eastAsia="Times New Roman" w:hAnsi="Calibri" w:cs="Calibri"/>
                <w:color w:val="000000"/>
                <w:lang w:eastAsia="en-CA"/>
              </w:rPr>
            </w:pPr>
            <w:r w:rsidRPr="00CE37AD">
              <w:rPr>
                <w:rFonts w:ascii="Calibri" w:eastAsia="Times New Roman" w:hAnsi="Calibri" w:cs="Calibri"/>
                <w:color w:val="000000"/>
                <w:lang w:eastAsia="en-CA"/>
              </w:rPr>
              <w:t>Random Forest</w:t>
            </w:r>
          </w:p>
        </w:tc>
        <w:tc>
          <w:tcPr>
            <w:tcW w:w="119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57A224C" w14:textId="77777777" w:rsidR="00CE37AD" w:rsidRPr="00CE37AD" w:rsidRDefault="00CE37AD" w:rsidP="00CE37AD">
            <w:pPr>
              <w:spacing w:after="0" w:line="240" w:lineRule="auto"/>
              <w:jc w:val="center"/>
              <w:rPr>
                <w:rFonts w:ascii="Calibri" w:eastAsia="Times New Roman" w:hAnsi="Calibri" w:cs="Calibri"/>
                <w:color w:val="000000"/>
                <w:lang w:eastAsia="en-CA"/>
              </w:rPr>
            </w:pPr>
            <w:r w:rsidRPr="00CE37AD">
              <w:rPr>
                <w:rFonts w:ascii="Calibri" w:eastAsia="Times New Roman" w:hAnsi="Calibri" w:cs="Calibri"/>
                <w:color w:val="000000"/>
                <w:lang w:eastAsia="en-CA"/>
              </w:rPr>
              <w:t>94.698%</w:t>
            </w:r>
          </w:p>
        </w:tc>
        <w:tc>
          <w:tcPr>
            <w:tcW w:w="119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982895C" w14:textId="77777777" w:rsidR="00CE37AD" w:rsidRPr="00CE37AD" w:rsidRDefault="00CE37AD" w:rsidP="00CE37AD">
            <w:pPr>
              <w:spacing w:after="0" w:line="240" w:lineRule="auto"/>
              <w:jc w:val="center"/>
              <w:rPr>
                <w:rFonts w:ascii="Calibri" w:eastAsia="Times New Roman" w:hAnsi="Calibri" w:cs="Calibri"/>
                <w:color w:val="000000"/>
                <w:lang w:eastAsia="en-CA"/>
              </w:rPr>
            </w:pPr>
            <w:r w:rsidRPr="00CE37AD">
              <w:rPr>
                <w:rFonts w:ascii="Calibri" w:eastAsia="Times New Roman" w:hAnsi="Calibri" w:cs="Calibri"/>
                <w:color w:val="000000"/>
                <w:lang w:eastAsia="en-CA"/>
              </w:rPr>
              <w:t>96.752%</w:t>
            </w:r>
          </w:p>
        </w:tc>
        <w:tc>
          <w:tcPr>
            <w:tcW w:w="1191"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FDC80C4" w14:textId="77777777" w:rsidR="00CE37AD" w:rsidRPr="00CE37AD" w:rsidRDefault="00CE37AD" w:rsidP="00CE37AD">
            <w:pPr>
              <w:spacing w:after="0" w:line="240" w:lineRule="auto"/>
              <w:jc w:val="center"/>
              <w:rPr>
                <w:rFonts w:ascii="Calibri" w:eastAsia="Times New Roman" w:hAnsi="Calibri" w:cs="Calibri"/>
                <w:color w:val="000000"/>
                <w:lang w:eastAsia="en-CA"/>
              </w:rPr>
            </w:pPr>
            <w:r w:rsidRPr="00CE37AD">
              <w:rPr>
                <w:rFonts w:ascii="Calibri" w:eastAsia="Times New Roman" w:hAnsi="Calibri" w:cs="Calibri"/>
                <w:color w:val="000000"/>
                <w:lang w:eastAsia="en-CA"/>
              </w:rPr>
              <w:t>76.544%</w:t>
            </w:r>
          </w:p>
        </w:tc>
        <w:tc>
          <w:tcPr>
            <w:tcW w:w="119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94499DF" w14:textId="77777777" w:rsidR="00CE37AD" w:rsidRPr="00CE37AD" w:rsidRDefault="00CE37AD" w:rsidP="00CE37AD">
            <w:pPr>
              <w:spacing w:after="0" w:line="240" w:lineRule="auto"/>
              <w:jc w:val="center"/>
              <w:rPr>
                <w:rFonts w:ascii="Calibri" w:eastAsia="Times New Roman" w:hAnsi="Calibri" w:cs="Calibri"/>
                <w:color w:val="000000"/>
                <w:lang w:eastAsia="en-CA"/>
              </w:rPr>
            </w:pPr>
            <w:r w:rsidRPr="00CE37AD">
              <w:rPr>
                <w:rFonts w:ascii="Calibri" w:eastAsia="Times New Roman" w:hAnsi="Calibri" w:cs="Calibri"/>
                <w:color w:val="000000"/>
                <w:lang w:eastAsia="en-CA"/>
              </w:rPr>
              <w:t>97.330%</w:t>
            </w:r>
          </w:p>
        </w:tc>
        <w:tc>
          <w:tcPr>
            <w:tcW w:w="119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7CFE279" w14:textId="77777777" w:rsidR="00CE37AD" w:rsidRPr="00CE37AD" w:rsidRDefault="00CE37AD" w:rsidP="00CE37AD">
            <w:pPr>
              <w:spacing w:after="0" w:line="240" w:lineRule="auto"/>
              <w:jc w:val="center"/>
              <w:rPr>
                <w:rFonts w:ascii="Calibri" w:eastAsia="Times New Roman" w:hAnsi="Calibri" w:cs="Calibri"/>
                <w:color w:val="000000"/>
                <w:lang w:eastAsia="en-CA"/>
              </w:rPr>
            </w:pPr>
            <w:r w:rsidRPr="00CE37AD">
              <w:rPr>
                <w:rFonts w:ascii="Calibri" w:eastAsia="Times New Roman" w:hAnsi="Calibri" w:cs="Calibri"/>
                <w:color w:val="000000"/>
                <w:lang w:eastAsia="en-CA"/>
              </w:rPr>
              <w:t>72.727%</w:t>
            </w:r>
          </w:p>
        </w:tc>
        <w:tc>
          <w:tcPr>
            <w:tcW w:w="1191"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D2FE2FF" w14:textId="77777777" w:rsidR="00CE37AD" w:rsidRPr="00CE37AD" w:rsidRDefault="00CE37AD" w:rsidP="00CE37AD">
            <w:pPr>
              <w:spacing w:after="0" w:line="240" w:lineRule="auto"/>
              <w:jc w:val="center"/>
              <w:rPr>
                <w:rFonts w:ascii="Calibri" w:eastAsia="Times New Roman" w:hAnsi="Calibri" w:cs="Calibri"/>
                <w:color w:val="000000"/>
                <w:lang w:eastAsia="en-CA"/>
              </w:rPr>
            </w:pPr>
            <w:r w:rsidRPr="00CE37AD">
              <w:rPr>
                <w:rFonts w:ascii="Calibri" w:eastAsia="Times New Roman" w:hAnsi="Calibri" w:cs="Calibri"/>
                <w:color w:val="000000"/>
                <w:lang w:eastAsia="en-CA"/>
              </w:rPr>
              <w:t>95.757%</w:t>
            </w:r>
          </w:p>
        </w:tc>
      </w:tr>
      <w:tr w:rsidR="00CE37AD" w:rsidRPr="00CE37AD" w14:paraId="29E7CB25" w14:textId="77777777" w:rsidTr="00CE37AD">
        <w:trPr>
          <w:trHeight w:val="537"/>
          <w:jc w:val="center"/>
        </w:trPr>
        <w:tc>
          <w:tcPr>
            <w:tcW w:w="1190" w:type="dxa"/>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2164D42E" w14:textId="77777777" w:rsidR="00CE37AD" w:rsidRPr="00CE37AD" w:rsidRDefault="00CE37AD" w:rsidP="00CE37AD">
            <w:pPr>
              <w:spacing w:after="0" w:line="240" w:lineRule="auto"/>
              <w:jc w:val="center"/>
              <w:rPr>
                <w:rFonts w:ascii="Calibri" w:eastAsia="Times New Roman" w:hAnsi="Calibri" w:cs="Calibri"/>
                <w:color w:val="000000"/>
                <w:lang w:eastAsia="en-CA"/>
              </w:rPr>
            </w:pPr>
            <w:r w:rsidRPr="00CE37AD">
              <w:rPr>
                <w:rFonts w:ascii="Calibri" w:eastAsia="Times New Roman" w:hAnsi="Calibri" w:cs="Calibri"/>
                <w:color w:val="000000"/>
                <w:lang w:eastAsia="en-CA"/>
              </w:rPr>
              <w:t>Gradient Boost</w:t>
            </w:r>
          </w:p>
        </w:tc>
        <w:tc>
          <w:tcPr>
            <w:tcW w:w="1190" w:type="dxa"/>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342C9F1C" w14:textId="77777777" w:rsidR="00CE37AD" w:rsidRPr="00CE37AD" w:rsidRDefault="00CE37AD" w:rsidP="00CE37AD">
            <w:pPr>
              <w:spacing w:after="0" w:line="240" w:lineRule="auto"/>
              <w:jc w:val="center"/>
              <w:rPr>
                <w:rFonts w:ascii="Calibri" w:eastAsia="Times New Roman" w:hAnsi="Calibri" w:cs="Calibri"/>
                <w:color w:val="000000"/>
                <w:lang w:eastAsia="en-CA"/>
              </w:rPr>
            </w:pPr>
            <w:r w:rsidRPr="00CE37AD">
              <w:rPr>
                <w:rFonts w:ascii="Calibri" w:eastAsia="Times New Roman" w:hAnsi="Calibri" w:cs="Calibri"/>
                <w:color w:val="000000"/>
                <w:lang w:eastAsia="en-CA"/>
              </w:rPr>
              <w:t>92.473%</w:t>
            </w:r>
          </w:p>
        </w:tc>
        <w:tc>
          <w:tcPr>
            <w:tcW w:w="1190" w:type="dxa"/>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2EE0CA11" w14:textId="77777777" w:rsidR="00CE37AD" w:rsidRPr="00CE37AD" w:rsidRDefault="00CE37AD" w:rsidP="00CE37AD">
            <w:pPr>
              <w:spacing w:after="0" w:line="240" w:lineRule="auto"/>
              <w:jc w:val="center"/>
              <w:rPr>
                <w:rFonts w:ascii="Calibri" w:eastAsia="Times New Roman" w:hAnsi="Calibri" w:cs="Calibri"/>
                <w:color w:val="000000"/>
                <w:lang w:eastAsia="en-CA"/>
              </w:rPr>
            </w:pPr>
            <w:r w:rsidRPr="00CE37AD">
              <w:rPr>
                <w:rFonts w:ascii="Calibri" w:eastAsia="Times New Roman" w:hAnsi="Calibri" w:cs="Calibri"/>
                <w:color w:val="000000"/>
                <w:lang w:eastAsia="en-CA"/>
              </w:rPr>
              <w:t>95.283%</w:t>
            </w:r>
          </w:p>
        </w:tc>
        <w:tc>
          <w:tcPr>
            <w:tcW w:w="1191" w:type="dxa"/>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00B4C04D" w14:textId="77777777" w:rsidR="00CE37AD" w:rsidRPr="00CE37AD" w:rsidRDefault="00CE37AD" w:rsidP="00CE37AD">
            <w:pPr>
              <w:spacing w:after="0" w:line="240" w:lineRule="auto"/>
              <w:jc w:val="center"/>
              <w:rPr>
                <w:rFonts w:ascii="Calibri" w:eastAsia="Times New Roman" w:hAnsi="Calibri" w:cs="Calibri"/>
                <w:color w:val="000000"/>
                <w:lang w:eastAsia="en-CA"/>
              </w:rPr>
            </w:pPr>
            <w:r w:rsidRPr="00CE37AD">
              <w:rPr>
                <w:rFonts w:ascii="Calibri" w:eastAsia="Times New Roman" w:hAnsi="Calibri" w:cs="Calibri"/>
                <w:color w:val="000000"/>
                <w:lang w:eastAsia="en-CA"/>
              </w:rPr>
              <w:t>66.337%</w:t>
            </w:r>
          </w:p>
        </w:tc>
        <w:tc>
          <w:tcPr>
            <w:tcW w:w="1190" w:type="dxa"/>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31420072" w14:textId="77777777" w:rsidR="00CE37AD" w:rsidRPr="00CE37AD" w:rsidRDefault="00CE37AD" w:rsidP="00CE37AD">
            <w:pPr>
              <w:spacing w:after="0" w:line="240" w:lineRule="auto"/>
              <w:jc w:val="center"/>
              <w:rPr>
                <w:rFonts w:ascii="Calibri" w:eastAsia="Times New Roman" w:hAnsi="Calibri" w:cs="Calibri"/>
                <w:color w:val="000000"/>
                <w:lang w:eastAsia="en-CA"/>
              </w:rPr>
            </w:pPr>
            <w:r w:rsidRPr="00CE37AD">
              <w:rPr>
                <w:rFonts w:ascii="Calibri" w:eastAsia="Times New Roman" w:hAnsi="Calibri" w:cs="Calibri"/>
                <w:color w:val="000000"/>
                <w:lang w:eastAsia="en-CA"/>
              </w:rPr>
              <w:t>96.342%</w:t>
            </w:r>
          </w:p>
        </w:tc>
        <w:tc>
          <w:tcPr>
            <w:tcW w:w="1190" w:type="dxa"/>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4C17F147" w14:textId="77777777" w:rsidR="00CE37AD" w:rsidRPr="00CE37AD" w:rsidRDefault="00CE37AD" w:rsidP="00CE37AD">
            <w:pPr>
              <w:spacing w:after="0" w:line="240" w:lineRule="auto"/>
              <w:jc w:val="center"/>
              <w:rPr>
                <w:rFonts w:ascii="Calibri" w:eastAsia="Times New Roman" w:hAnsi="Calibri" w:cs="Calibri"/>
                <w:color w:val="000000"/>
                <w:lang w:eastAsia="en-CA"/>
              </w:rPr>
            </w:pPr>
            <w:r w:rsidRPr="00CE37AD">
              <w:rPr>
                <w:rFonts w:ascii="Calibri" w:eastAsia="Times New Roman" w:hAnsi="Calibri" w:cs="Calibri"/>
                <w:color w:val="000000"/>
                <w:lang w:eastAsia="en-CA"/>
              </w:rPr>
              <w:t>60.182%</w:t>
            </w:r>
          </w:p>
        </w:tc>
        <w:tc>
          <w:tcPr>
            <w:tcW w:w="1191" w:type="dxa"/>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4D900A4B" w14:textId="77777777" w:rsidR="00CE37AD" w:rsidRPr="00CE37AD" w:rsidRDefault="00CE37AD" w:rsidP="00CE37AD">
            <w:pPr>
              <w:spacing w:after="0" w:line="240" w:lineRule="auto"/>
              <w:jc w:val="center"/>
              <w:rPr>
                <w:rFonts w:ascii="Calibri" w:eastAsia="Times New Roman" w:hAnsi="Calibri" w:cs="Calibri"/>
                <w:color w:val="000000"/>
                <w:lang w:eastAsia="en-CA"/>
              </w:rPr>
            </w:pPr>
            <w:r w:rsidRPr="00CE37AD">
              <w:rPr>
                <w:rFonts w:ascii="Calibri" w:eastAsia="Times New Roman" w:hAnsi="Calibri" w:cs="Calibri"/>
                <w:color w:val="000000"/>
                <w:lang w:eastAsia="en-CA"/>
              </w:rPr>
              <w:t>94.774%</w:t>
            </w:r>
          </w:p>
        </w:tc>
      </w:tr>
    </w:tbl>
    <w:p w14:paraId="73F0038C" w14:textId="77777777" w:rsidR="00CE37AD" w:rsidRDefault="00CE37AD" w:rsidP="00E33679">
      <w:pPr>
        <w:jc w:val="center"/>
        <w:rPr>
          <w:rStyle w:val="SubtleEmphasis"/>
        </w:rPr>
      </w:pPr>
    </w:p>
    <w:p w14:paraId="5530B73E" w14:textId="2E529D04" w:rsidR="00E33679" w:rsidRPr="00E33679" w:rsidRDefault="00E33679" w:rsidP="00CE37AD">
      <w:r>
        <w:t xml:space="preserve">The key takeaways for the baseline results are that the random forest has better results than the gradient boost model across all metrics. Also, although the accuracy values are high, the recall and precision metrics for the VPN class are significantly lower. </w:t>
      </w:r>
    </w:p>
    <w:p w14:paraId="65D7E9AC" w14:textId="12A8CE6D" w:rsidR="00925464" w:rsidRDefault="00925464" w:rsidP="00925464">
      <w:pPr>
        <w:pStyle w:val="Heading3"/>
      </w:pPr>
      <w:r w:rsidRPr="00E33679">
        <w:t>Default Parameters</w:t>
      </w:r>
    </w:p>
    <w:p w14:paraId="7D9A016E" w14:textId="6E966C97" w:rsidR="00D0292D" w:rsidRDefault="00CE37AD" w:rsidP="00CE37AD">
      <w:r>
        <w:t>Default parameter result are the result generated by the nine different feature subsets using the stock hyperparameters used in the respective sklearn implementation of the model. The first set of figures and table relate to the random forest model. Figure 21 is a graphical representation of the results for main feature subsets (time, connection and combined) plus the baseline for the random forest model. Figure 22 is a vertical chart representation of the confusion matrix for these 4 feature subsets. Figure 23 is a graphical representation of the three connection-based feature subsets. The connection features were selected since they are the best performing of the main three subsets. Table 6</w:t>
      </w:r>
      <w:r w:rsidR="00D0292D">
        <w:t xml:space="preserve"> is a tabular representation of the results for all 9 features subsets for the random forest model with default parameters. Figure 24-26 and Table 7 are the equivalent for the gradient boost model. Figure 27 is a graphical comparison between the best performing random forest feature subset and the best performing gradient boost feature subset. </w:t>
      </w:r>
    </w:p>
    <w:p w14:paraId="1BD0DAE3" w14:textId="1BB495A8" w:rsidR="00567094" w:rsidRDefault="00567094" w:rsidP="00567094">
      <w:pPr>
        <w:jc w:val="center"/>
      </w:pPr>
      <w:r>
        <w:rPr>
          <w:noProof/>
        </w:rPr>
        <w:lastRenderedPageBreak/>
        <w:drawing>
          <wp:inline distT="0" distB="0" distL="0" distR="0" wp14:anchorId="79DE15A9" wp14:editId="6749CB45">
            <wp:extent cx="5943600" cy="3494405"/>
            <wp:effectExtent l="0" t="0" r="0" b="10795"/>
            <wp:docPr id="36" name="Chart 36">
              <a:extLst xmlns:a="http://schemas.openxmlformats.org/drawingml/2006/main">
                <a:ext uri="{FF2B5EF4-FFF2-40B4-BE49-F238E27FC236}">
                  <a16:creationId xmlns:a16="http://schemas.microsoft.com/office/drawing/2014/main" id="{E4839754-B71E-4631-83D7-5B907C3825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103F6C0" w14:textId="383F7759" w:rsidR="00CE37AD" w:rsidRDefault="00D0292D" w:rsidP="00D0292D">
      <w:pPr>
        <w:jc w:val="center"/>
        <w:rPr>
          <w:rStyle w:val="SubtleEmphasis"/>
        </w:rPr>
      </w:pPr>
      <w:r>
        <w:rPr>
          <w:rStyle w:val="SubtleEmphasis"/>
        </w:rPr>
        <w:t>Figure 21: Results</w:t>
      </w:r>
      <w:r w:rsidR="00567094">
        <w:rPr>
          <w:rStyle w:val="SubtleEmphasis"/>
        </w:rPr>
        <w:t xml:space="preserve"> – </w:t>
      </w:r>
      <w:r>
        <w:rPr>
          <w:rStyle w:val="SubtleEmphasis"/>
        </w:rPr>
        <w:t xml:space="preserve">random forest default parameters </w:t>
      </w:r>
      <w:r w:rsidR="00567094">
        <w:rPr>
          <w:rStyle w:val="SubtleEmphasis"/>
        </w:rPr>
        <w:t xml:space="preserve">– </w:t>
      </w:r>
      <w:r>
        <w:rPr>
          <w:rStyle w:val="SubtleEmphasis"/>
        </w:rPr>
        <w:t>main three feature subsets</w:t>
      </w:r>
    </w:p>
    <w:p w14:paraId="75D25630" w14:textId="525C75C2" w:rsidR="00567094" w:rsidRDefault="00567094" w:rsidP="00D0292D">
      <w:pPr>
        <w:jc w:val="center"/>
        <w:rPr>
          <w:rStyle w:val="SubtleEmphasis"/>
        </w:rPr>
      </w:pPr>
      <w:r>
        <w:rPr>
          <w:noProof/>
        </w:rPr>
        <w:drawing>
          <wp:inline distT="0" distB="0" distL="0" distR="0" wp14:anchorId="401E7CD3" wp14:editId="150808EF">
            <wp:extent cx="5943600" cy="3531870"/>
            <wp:effectExtent l="0" t="0" r="0" b="11430"/>
            <wp:docPr id="37" name="Chart 37">
              <a:extLst xmlns:a="http://schemas.openxmlformats.org/drawingml/2006/main">
                <a:ext uri="{FF2B5EF4-FFF2-40B4-BE49-F238E27FC236}">
                  <a16:creationId xmlns:a16="http://schemas.microsoft.com/office/drawing/2014/main" id="{09C84BD4-BB5D-44DE-85D9-D23C4E753C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F484513" w14:textId="734C6235" w:rsidR="00D0292D" w:rsidRDefault="00D0292D" w:rsidP="00D0292D">
      <w:pPr>
        <w:jc w:val="center"/>
        <w:rPr>
          <w:rStyle w:val="SubtleEmphasis"/>
        </w:rPr>
      </w:pPr>
      <w:r>
        <w:rPr>
          <w:rStyle w:val="SubtleEmphasis"/>
        </w:rPr>
        <w:t xml:space="preserve">Figure 22: Confusion matrix (stacked column representation) </w:t>
      </w:r>
      <w:r w:rsidR="00567094">
        <w:rPr>
          <w:rStyle w:val="SubtleEmphasis"/>
        </w:rPr>
        <w:t xml:space="preserve">– </w:t>
      </w:r>
      <w:r>
        <w:rPr>
          <w:rStyle w:val="SubtleEmphasis"/>
        </w:rPr>
        <w:t xml:space="preserve">random forest default parameters </w:t>
      </w:r>
      <w:r w:rsidR="00567094">
        <w:rPr>
          <w:rStyle w:val="SubtleEmphasis"/>
        </w:rPr>
        <w:t xml:space="preserve">– </w:t>
      </w:r>
      <w:r>
        <w:rPr>
          <w:rStyle w:val="SubtleEmphasis"/>
        </w:rPr>
        <w:t>main three feature subsets</w:t>
      </w:r>
    </w:p>
    <w:p w14:paraId="54606E62" w14:textId="4DBE4A49" w:rsidR="006E2350" w:rsidRDefault="006E2350" w:rsidP="006E2350">
      <w:pPr>
        <w:rPr>
          <w:rStyle w:val="SubtleEmphasis"/>
        </w:rPr>
      </w:pPr>
      <w:r>
        <w:rPr>
          <w:noProof/>
        </w:rPr>
        <w:lastRenderedPageBreak/>
        <w:drawing>
          <wp:inline distT="0" distB="0" distL="0" distR="0" wp14:anchorId="1834B713" wp14:editId="704B7DC1">
            <wp:extent cx="5943600" cy="4004310"/>
            <wp:effectExtent l="0" t="0" r="0" b="15240"/>
            <wp:docPr id="38" name="Chart 38">
              <a:extLst xmlns:a="http://schemas.openxmlformats.org/drawingml/2006/main">
                <a:ext uri="{FF2B5EF4-FFF2-40B4-BE49-F238E27FC236}">
                  <a16:creationId xmlns:a16="http://schemas.microsoft.com/office/drawing/2014/main" id="{EB9622D7-615A-4D20-B477-EB0EC02407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D4567BD" w14:textId="0C52B8BF" w:rsidR="00567094" w:rsidRDefault="00D0292D" w:rsidP="00D0292D">
      <w:pPr>
        <w:jc w:val="center"/>
        <w:rPr>
          <w:rStyle w:val="SubtleEmphasis"/>
        </w:rPr>
      </w:pPr>
      <w:r>
        <w:rPr>
          <w:rStyle w:val="SubtleEmphasis"/>
        </w:rPr>
        <w:t>Figure 23: Results</w:t>
      </w:r>
      <w:r w:rsidR="00567094">
        <w:rPr>
          <w:rStyle w:val="SubtleEmphasis"/>
        </w:rPr>
        <w:t xml:space="preserve"> – </w:t>
      </w:r>
      <w:r>
        <w:rPr>
          <w:rStyle w:val="SubtleEmphasis"/>
        </w:rPr>
        <w:t xml:space="preserve">random forest default parameters </w:t>
      </w:r>
      <w:r w:rsidR="00567094">
        <w:rPr>
          <w:rStyle w:val="SubtleEmphasis"/>
        </w:rPr>
        <w:t>– connection-based feature subsets</w:t>
      </w:r>
    </w:p>
    <w:p w14:paraId="5C862F6F" w14:textId="025EF4F0" w:rsidR="00567094" w:rsidRDefault="00567094" w:rsidP="00D0292D">
      <w:pPr>
        <w:jc w:val="center"/>
        <w:rPr>
          <w:rStyle w:val="SubtleEmphasis"/>
        </w:rPr>
      </w:pPr>
      <w:r>
        <w:rPr>
          <w:rStyle w:val="SubtleEmphasis"/>
        </w:rPr>
        <w:t>Table 6: Results – random forest default parameters – all features subsets</w:t>
      </w:r>
    </w:p>
    <w:tbl>
      <w:tblPr>
        <w:tblW w:w="0" w:type="auto"/>
        <w:jc w:val="center"/>
        <w:tblLook w:val="04A0" w:firstRow="1" w:lastRow="0" w:firstColumn="1" w:lastColumn="0" w:noHBand="0" w:noVBand="1"/>
      </w:tblPr>
      <w:tblGrid>
        <w:gridCol w:w="2205"/>
        <w:gridCol w:w="1035"/>
        <w:gridCol w:w="1047"/>
        <w:gridCol w:w="1489"/>
        <w:gridCol w:w="987"/>
        <w:gridCol w:w="1202"/>
        <w:gridCol w:w="987"/>
      </w:tblGrid>
      <w:tr w:rsidR="006E2350" w:rsidRPr="006E2350" w14:paraId="50815DD0" w14:textId="77777777" w:rsidTr="006E2350">
        <w:trPr>
          <w:trHeight w:val="300"/>
          <w:jc w:val="center"/>
        </w:trPr>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8215990" w14:textId="77777777" w:rsidR="006E2350" w:rsidRPr="006E2350" w:rsidRDefault="006E2350" w:rsidP="006E2350">
            <w:pPr>
              <w:spacing w:after="0" w:line="240" w:lineRule="auto"/>
              <w:jc w:val="center"/>
              <w:rPr>
                <w:rFonts w:ascii="Calibri" w:eastAsia="Times New Roman" w:hAnsi="Calibri" w:cs="Calibri"/>
                <w:b/>
                <w:bCs/>
                <w:color w:val="FFFFFF"/>
                <w:lang w:eastAsia="en-CA"/>
              </w:rPr>
            </w:pPr>
            <w:r w:rsidRPr="006E2350">
              <w:rPr>
                <w:rFonts w:ascii="Calibri" w:eastAsia="Times New Roman" w:hAnsi="Calibri" w:cs="Calibri"/>
                <w:b/>
                <w:bCs/>
                <w:color w:val="FFFFFF"/>
                <w:lang w:eastAsia="en-CA"/>
              </w:rPr>
              <w:t>Feature Subset</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275AF26" w14:textId="77777777" w:rsidR="006E2350" w:rsidRPr="006E2350" w:rsidRDefault="006E2350" w:rsidP="006E2350">
            <w:pPr>
              <w:spacing w:after="0" w:line="240" w:lineRule="auto"/>
              <w:jc w:val="center"/>
              <w:rPr>
                <w:rFonts w:ascii="Calibri" w:eastAsia="Times New Roman" w:hAnsi="Calibri" w:cs="Calibri"/>
                <w:b/>
                <w:bCs/>
                <w:color w:val="FFFFFF"/>
                <w:lang w:eastAsia="en-CA"/>
              </w:rPr>
            </w:pPr>
            <w:r w:rsidRPr="006E2350">
              <w:rPr>
                <w:rFonts w:ascii="Calibri" w:eastAsia="Times New Roman" w:hAnsi="Calibri" w:cs="Calibri"/>
                <w:b/>
                <w:bCs/>
                <w:color w:val="FFFFFF"/>
                <w:lang w:eastAsia="en-CA"/>
              </w:rPr>
              <w:t>Accuracy</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7CD035F" w14:textId="206F8423" w:rsidR="006E2350" w:rsidRPr="006E2350" w:rsidRDefault="006E2350" w:rsidP="006E2350">
            <w:pPr>
              <w:spacing w:after="0" w:line="240" w:lineRule="auto"/>
              <w:jc w:val="center"/>
              <w:rPr>
                <w:rFonts w:ascii="Calibri" w:eastAsia="Times New Roman" w:hAnsi="Calibri" w:cs="Calibri"/>
                <w:b/>
                <w:bCs/>
                <w:color w:val="FFFFFF"/>
                <w:lang w:eastAsia="en-CA"/>
              </w:rPr>
            </w:pPr>
            <w:r w:rsidRPr="006E2350">
              <w:rPr>
                <w:rFonts w:ascii="Calibri" w:eastAsia="Times New Roman" w:hAnsi="Calibri" w:cs="Calibri"/>
                <w:b/>
                <w:bCs/>
                <w:color w:val="FFFFFF"/>
                <w:lang w:eastAsia="en-CA"/>
              </w:rPr>
              <w:t>Precision</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F0720B0" w14:textId="77777777" w:rsidR="006E2350" w:rsidRPr="006E2350" w:rsidRDefault="006E2350" w:rsidP="006E2350">
            <w:pPr>
              <w:spacing w:after="0" w:line="240" w:lineRule="auto"/>
              <w:jc w:val="center"/>
              <w:rPr>
                <w:rFonts w:ascii="Calibri" w:eastAsia="Times New Roman" w:hAnsi="Calibri" w:cs="Calibri"/>
                <w:b/>
                <w:bCs/>
                <w:color w:val="FFFFFF"/>
                <w:lang w:eastAsia="en-CA"/>
              </w:rPr>
            </w:pPr>
            <w:r w:rsidRPr="006E2350">
              <w:rPr>
                <w:rFonts w:ascii="Calibri" w:eastAsia="Times New Roman" w:hAnsi="Calibri" w:cs="Calibri"/>
                <w:b/>
                <w:bCs/>
                <w:color w:val="FFFFFF"/>
                <w:lang w:eastAsia="en-CA"/>
              </w:rPr>
              <w:t>Precision VPN</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3F7DDD39" w14:textId="09F7072E" w:rsidR="006E2350" w:rsidRPr="006E2350" w:rsidRDefault="006E2350" w:rsidP="006E2350">
            <w:pPr>
              <w:spacing w:after="0" w:line="240" w:lineRule="auto"/>
              <w:jc w:val="center"/>
              <w:rPr>
                <w:rFonts w:ascii="Calibri" w:eastAsia="Times New Roman" w:hAnsi="Calibri" w:cs="Calibri"/>
                <w:b/>
                <w:bCs/>
                <w:color w:val="FFFFFF"/>
                <w:lang w:eastAsia="en-CA"/>
              </w:rPr>
            </w:pPr>
            <w:r w:rsidRPr="006E2350">
              <w:rPr>
                <w:rFonts w:ascii="Calibri" w:eastAsia="Times New Roman" w:hAnsi="Calibri" w:cs="Calibri"/>
                <w:b/>
                <w:bCs/>
                <w:color w:val="FFFFFF"/>
                <w:lang w:eastAsia="en-CA"/>
              </w:rPr>
              <w:t>Recall</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5A9CB304" w14:textId="77777777" w:rsidR="006E2350" w:rsidRPr="006E2350" w:rsidRDefault="006E2350" w:rsidP="006E2350">
            <w:pPr>
              <w:spacing w:after="0" w:line="240" w:lineRule="auto"/>
              <w:jc w:val="center"/>
              <w:rPr>
                <w:rFonts w:ascii="Calibri" w:eastAsia="Times New Roman" w:hAnsi="Calibri" w:cs="Calibri"/>
                <w:b/>
                <w:bCs/>
                <w:color w:val="FFFFFF"/>
                <w:lang w:eastAsia="en-CA"/>
              </w:rPr>
            </w:pPr>
            <w:r w:rsidRPr="006E2350">
              <w:rPr>
                <w:rFonts w:ascii="Calibri" w:eastAsia="Times New Roman" w:hAnsi="Calibri" w:cs="Calibri"/>
                <w:b/>
                <w:bCs/>
                <w:color w:val="FFFFFF"/>
                <w:lang w:eastAsia="en-CA"/>
              </w:rPr>
              <w:t>Recall VPN</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88C7C17" w14:textId="77777777" w:rsidR="006E2350" w:rsidRPr="006E2350" w:rsidRDefault="006E2350" w:rsidP="006E2350">
            <w:pPr>
              <w:spacing w:after="0" w:line="240" w:lineRule="auto"/>
              <w:jc w:val="center"/>
              <w:rPr>
                <w:rFonts w:ascii="Calibri" w:eastAsia="Times New Roman" w:hAnsi="Calibri" w:cs="Calibri"/>
                <w:b/>
                <w:bCs/>
                <w:color w:val="FFFFFF"/>
                <w:lang w:eastAsia="en-CA"/>
              </w:rPr>
            </w:pPr>
            <w:r w:rsidRPr="006E2350">
              <w:rPr>
                <w:rFonts w:ascii="Calibri" w:eastAsia="Times New Roman" w:hAnsi="Calibri" w:cs="Calibri"/>
                <w:b/>
                <w:bCs/>
                <w:color w:val="FFFFFF"/>
                <w:lang w:eastAsia="en-CA"/>
              </w:rPr>
              <w:t>AUC</w:t>
            </w:r>
          </w:p>
        </w:tc>
      </w:tr>
      <w:tr w:rsidR="006E2350" w:rsidRPr="006E2350" w14:paraId="12FF5F1E" w14:textId="77777777" w:rsidTr="006E2350">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DF8DE24" w14:textId="77777777" w:rsidR="006E2350" w:rsidRPr="006E2350" w:rsidRDefault="006E2350" w:rsidP="006E2350">
            <w:pPr>
              <w:spacing w:after="0" w:line="240" w:lineRule="auto"/>
              <w:jc w:val="center"/>
              <w:rPr>
                <w:rFonts w:ascii="Calibri" w:eastAsia="Times New Roman" w:hAnsi="Calibri" w:cs="Calibri"/>
                <w:b/>
                <w:bCs/>
                <w:color w:val="000000"/>
                <w:lang w:eastAsia="en-CA"/>
              </w:rPr>
            </w:pPr>
            <w:r w:rsidRPr="006E2350">
              <w:rPr>
                <w:rFonts w:ascii="Calibri" w:eastAsia="Times New Roman" w:hAnsi="Calibri" w:cs="Calibri"/>
                <w:b/>
                <w:bCs/>
                <w:color w:val="000000"/>
                <w:lang w:eastAsia="en-CA"/>
              </w:rPr>
              <w:t>Baseline</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F6EBBEF"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94.698%</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62C83C8"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96.752%</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4C88632"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76.544%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BD0ED6D"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97.330%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9315074"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72.727%</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3E85485"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95.757%</w:t>
            </w:r>
          </w:p>
        </w:tc>
      </w:tr>
      <w:tr w:rsidR="006E2350" w:rsidRPr="006E2350" w14:paraId="2E92846F" w14:textId="77777777" w:rsidTr="006E2350">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9F0AB7B" w14:textId="77777777" w:rsidR="006E2350" w:rsidRPr="006E2350" w:rsidRDefault="006E2350" w:rsidP="006E2350">
            <w:pPr>
              <w:spacing w:after="0" w:line="240" w:lineRule="auto"/>
              <w:jc w:val="center"/>
              <w:rPr>
                <w:rFonts w:ascii="Calibri" w:eastAsia="Times New Roman" w:hAnsi="Calibri" w:cs="Calibri"/>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0EF869E"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00C3BAF"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05A6BB6"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7E2F55D"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8EBDF3C"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BDFAA3B"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r>
      <w:tr w:rsidR="006E2350" w:rsidRPr="006E2350" w14:paraId="21D7E33A" w14:textId="77777777" w:rsidTr="006E2350">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45EF587C" w14:textId="77777777" w:rsidR="006E2350" w:rsidRPr="006E2350" w:rsidRDefault="006E2350" w:rsidP="006E2350">
            <w:pPr>
              <w:spacing w:after="0" w:line="240" w:lineRule="auto"/>
              <w:jc w:val="center"/>
              <w:rPr>
                <w:rFonts w:ascii="Calibri" w:eastAsia="Times New Roman" w:hAnsi="Calibri" w:cs="Calibri"/>
                <w:b/>
                <w:bCs/>
                <w:color w:val="000000"/>
                <w:lang w:eastAsia="en-CA"/>
              </w:rPr>
            </w:pPr>
            <w:r w:rsidRPr="006E2350">
              <w:rPr>
                <w:rFonts w:ascii="Calibri" w:eastAsia="Times New Roman" w:hAnsi="Calibri" w:cs="Calibri"/>
                <w:b/>
                <w:bCs/>
                <w:color w:val="000000"/>
                <w:lang w:eastAsia="en-CA"/>
              </w:rPr>
              <w:t>Connection</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0A2275CD"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99.278%</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670DEA66"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99.451%</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1BE63C59"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97.793%</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6AA5EE62"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99.742%</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7AB70D73"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95.404%</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5B8BEB8A"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99.909%</w:t>
            </w:r>
          </w:p>
        </w:tc>
      </w:tr>
      <w:tr w:rsidR="006E2350" w:rsidRPr="006E2350" w14:paraId="62285767" w14:textId="77777777" w:rsidTr="006E2350">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234F698" w14:textId="77777777" w:rsidR="006E2350" w:rsidRPr="006E2350" w:rsidRDefault="006E2350" w:rsidP="006E2350">
            <w:pPr>
              <w:spacing w:after="0" w:line="240" w:lineRule="auto"/>
              <w:jc w:val="center"/>
              <w:rPr>
                <w:rFonts w:ascii="Calibri" w:eastAsia="Times New Roman" w:hAnsi="Calibri" w:cs="Calibri"/>
                <w:b/>
                <w:bCs/>
                <w:color w:val="000000"/>
                <w:lang w:eastAsia="en-CA"/>
              </w:rPr>
            </w:pPr>
            <w:r w:rsidRPr="006E2350">
              <w:rPr>
                <w:rFonts w:ascii="Calibri" w:eastAsia="Times New Roman" w:hAnsi="Calibri" w:cs="Calibri"/>
                <w:b/>
                <w:bCs/>
                <w:color w:val="000000"/>
                <w:lang w:eastAsia="en-CA"/>
              </w:rPr>
              <w:t>Connection Forward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4E50CD7"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22A9C67"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99.435%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7BEDE7C"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97.198%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069DDF7"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99.671%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87518EF"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95.274%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F4A583F"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99.846%</w:t>
            </w:r>
          </w:p>
        </w:tc>
      </w:tr>
      <w:tr w:rsidR="006E2350" w:rsidRPr="006E2350" w14:paraId="702ECFC3" w14:textId="77777777" w:rsidTr="006E2350">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0AE07A0" w14:textId="77777777" w:rsidR="006E2350" w:rsidRPr="006E2350" w:rsidRDefault="006E2350" w:rsidP="006E2350">
            <w:pPr>
              <w:spacing w:after="0" w:line="240" w:lineRule="auto"/>
              <w:jc w:val="center"/>
              <w:rPr>
                <w:rFonts w:ascii="Calibri" w:eastAsia="Times New Roman" w:hAnsi="Calibri" w:cs="Calibri"/>
                <w:b/>
                <w:bCs/>
                <w:color w:val="000000"/>
                <w:lang w:eastAsia="en-CA"/>
              </w:rPr>
            </w:pPr>
            <w:r w:rsidRPr="006E2350">
              <w:rPr>
                <w:rFonts w:ascii="Calibri" w:eastAsia="Times New Roman" w:hAnsi="Calibri" w:cs="Calibri"/>
                <w:b/>
                <w:bCs/>
                <w:color w:val="000000"/>
                <w:lang w:eastAsia="en-CA"/>
              </w:rPr>
              <w:t>Connection Backward</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F674C9B"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95.057%</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8F2BB16"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97.010%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30020AC"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78.002%</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6F22C9D"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97.469%</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3A683D6"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74.924%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61C8BDF"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95.810%</w:t>
            </w:r>
          </w:p>
        </w:tc>
      </w:tr>
      <w:tr w:rsidR="006E2350" w:rsidRPr="006E2350" w14:paraId="66D22E50" w14:textId="77777777" w:rsidTr="006E2350">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EE55F4E" w14:textId="77777777" w:rsidR="006E2350" w:rsidRPr="006E2350" w:rsidRDefault="006E2350" w:rsidP="006E2350">
            <w:pPr>
              <w:spacing w:after="0" w:line="240" w:lineRule="auto"/>
              <w:jc w:val="center"/>
              <w:rPr>
                <w:rFonts w:ascii="Calibri" w:eastAsia="Times New Roman" w:hAnsi="Calibri" w:cs="Calibri"/>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08609BA"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300EF8"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BBB173C"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3773C28"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04B789E"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A5EEDB6"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r>
      <w:tr w:rsidR="006E2350" w:rsidRPr="006E2350" w14:paraId="6CF4D736" w14:textId="77777777" w:rsidTr="006E2350">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847B30B" w14:textId="77777777" w:rsidR="006E2350" w:rsidRPr="006E2350" w:rsidRDefault="006E2350" w:rsidP="006E2350">
            <w:pPr>
              <w:spacing w:after="0" w:line="240" w:lineRule="auto"/>
              <w:jc w:val="center"/>
              <w:rPr>
                <w:rFonts w:ascii="Calibri" w:eastAsia="Times New Roman" w:hAnsi="Calibri" w:cs="Calibri"/>
                <w:b/>
                <w:bCs/>
                <w:color w:val="000000"/>
                <w:lang w:eastAsia="en-CA"/>
              </w:rPr>
            </w:pPr>
            <w:r w:rsidRPr="006E2350">
              <w:rPr>
                <w:rFonts w:ascii="Calibri" w:eastAsia="Times New Roman" w:hAnsi="Calibri" w:cs="Calibri"/>
                <w:b/>
                <w:bCs/>
                <w:color w:val="000000"/>
                <w:lang w:eastAsia="en-CA"/>
              </w:rPr>
              <w:t>Time</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1AC69C3"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99.145%</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E624398"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99.392%</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AC7EB53"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97.030%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29B7F1C"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99.652%</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268123E"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94.913%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D90896C"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99.852%</w:t>
            </w:r>
          </w:p>
        </w:tc>
      </w:tr>
      <w:tr w:rsidR="006E2350" w:rsidRPr="006E2350" w14:paraId="0FC0E9B6" w14:textId="77777777" w:rsidTr="006E2350">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7F130CD" w14:textId="77777777" w:rsidR="006E2350" w:rsidRPr="006E2350" w:rsidRDefault="006E2350" w:rsidP="006E2350">
            <w:pPr>
              <w:spacing w:after="0" w:line="240" w:lineRule="auto"/>
              <w:jc w:val="center"/>
              <w:rPr>
                <w:rFonts w:ascii="Calibri" w:eastAsia="Times New Roman" w:hAnsi="Calibri" w:cs="Calibri"/>
                <w:b/>
                <w:bCs/>
                <w:color w:val="000000"/>
                <w:lang w:eastAsia="en-CA"/>
              </w:rPr>
            </w:pPr>
            <w:r w:rsidRPr="006E2350">
              <w:rPr>
                <w:rFonts w:ascii="Calibri" w:eastAsia="Times New Roman" w:hAnsi="Calibri" w:cs="Calibri"/>
                <w:b/>
                <w:bCs/>
                <w:color w:val="000000"/>
                <w:lang w:eastAsia="en-CA"/>
              </w:rPr>
              <w:t>Time Forward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AE9D774"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99.041%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7FB52B6"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99.349%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FA0D43A"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96.419%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7FA932E"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99.579%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2ED2AF3"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94.551%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F955A96"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99.780%</w:t>
            </w:r>
          </w:p>
        </w:tc>
      </w:tr>
      <w:tr w:rsidR="006E2350" w:rsidRPr="006E2350" w14:paraId="201BD418" w14:textId="77777777" w:rsidTr="006E2350">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6D2ADF3" w14:textId="77777777" w:rsidR="006E2350" w:rsidRPr="006E2350" w:rsidRDefault="006E2350" w:rsidP="006E2350">
            <w:pPr>
              <w:spacing w:after="0" w:line="240" w:lineRule="auto"/>
              <w:jc w:val="center"/>
              <w:rPr>
                <w:rFonts w:ascii="Calibri" w:eastAsia="Times New Roman" w:hAnsi="Calibri" w:cs="Calibri"/>
                <w:b/>
                <w:bCs/>
                <w:color w:val="000000"/>
                <w:lang w:eastAsia="en-CA"/>
              </w:rPr>
            </w:pPr>
            <w:r w:rsidRPr="006E2350">
              <w:rPr>
                <w:rFonts w:ascii="Calibri" w:eastAsia="Times New Roman" w:hAnsi="Calibri" w:cs="Calibri"/>
                <w:b/>
                <w:bCs/>
                <w:color w:val="000000"/>
                <w:lang w:eastAsia="en-CA"/>
              </w:rPr>
              <w:t>Time Backward</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B684462"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95.007%</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A1415E1"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96.975%</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F982E02"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77.803%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C29D153"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97.450%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B504BBF"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74.621%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276BC20"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95.740%</w:t>
            </w:r>
          </w:p>
        </w:tc>
      </w:tr>
      <w:tr w:rsidR="006E2350" w:rsidRPr="006E2350" w14:paraId="5A5B96EF" w14:textId="77777777" w:rsidTr="006E2350">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6A46699" w14:textId="77777777" w:rsidR="006E2350" w:rsidRPr="006E2350" w:rsidRDefault="006E2350" w:rsidP="006E2350">
            <w:pPr>
              <w:spacing w:after="0" w:line="240" w:lineRule="auto"/>
              <w:jc w:val="center"/>
              <w:rPr>
                <w:rFonts w:ascii="Calibri" w:eastAsia="Times New Roman" w:hAnsi="Calibri" w:cs="Calibri"/>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C00F02C"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B0A93BC"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FD285A3"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A5D9F1A"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4AD569A"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8E02797" w14:textId="77777777" w:rsidR="006E2350" w:rsidRPr="006E2350" w:rsidRDefault="006E2350" w:rsidP="006E2350">
            <w:pPr>
              <w:spacing w:after="0" w:line="240" w:lineRule="auto"/>
              <w:jc w:val="center"/>
              <w:rPr>
                <w:rFonts w:ascii="Times New Roman" w:eastAsia="Times New Roman" w:hAnsi="Times New Roman" w:cs="Times New Roman"/>
                <w:sz w:val="20"/>
                <w:szCs w:val="20"/>
                <w:lang w:eastAsia="en-CA"/>
              </w:rPr>
            </w:pPr>
          </w:p>
        </w:tc>
      </w:tr>
      <w:tr w:rsidR="006E2350" w:rsidRPr="006E2350" w14:paraId="7EE15332" w14:textId="77777777" w:rsidTr="006E2350">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6BA28D1" w14:textId="77777777" w:rsidR="006E2350" w:rsidRPr="006E2350" w:rsidRDefault="006E2350" w:rsidP="006E2350">
            <w:pPr>
              <w:spacing w:after="0" w:line="240" w:lineRule="auto"/>
              <w:jc w:val="center"/>
              <w:rPr>
                <w:rFonts w:ascii="Calibri" w:eastAsia="Times New Roman" w:hAnsi="Calibri" w:cs="Calibri"/>
                <w:b/>
                <w:bCs/>
                <w:color w:val="000000"/>
                <w:lang w:eastAsia="en-CA"/>
              </w:rPr>
            </w:pPr>
            <w:r w:rsidRPr="006E2350">
              <w:rPr>
                <w:rFonts w:ascii="Calibri" w:eastAsia="Times New Roman" w:hAnsi="Calibri" w:cs="Calibri"/>
                <w:b/>
                <w:bCs/>
                <w:color w:val="000000"/>
                <w:lang w:eastAsia="en-CA"/>
              </w:rPr>
              <w:t>Combined</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EBC932C"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99.242%</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366D022"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99.434%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A4B7753"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97.601%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C2D9639"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99.720%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BE8F834"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95.259%</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386A128"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99.880%</w:t>
            </w:r>
          </w:p>
        </w:tc>
      </w:tr>
      <w:tr w:rsidR="006E2350" w:rsidRPr="006E2350" w14:paraId="415F5530" w14:textId="77777777" w:rsidTr="006E2350">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54192F0" w14:textId="77777777" w:rsidR="006E2350" w:rsidRPr="006E2350" w:rsidRDefault="006E2350" w:rsidP="006E2350">
            <w:pPr>
              <w:spacing w:after="0" w:line="240" w:lineRule="auto"/>
              <w:jc w:val="center"/>
              <w:rPr>
                <w:rFonts w:ascii="Calibri" w:eastAsia="Times New Roman" w:hAnsi="Calibri" w:cs="Calibri"/>
                <w:b/>
                <w:bCs/>
                <w:color w:val="000000"/>
                <w:lang w:eastAsia="en-CA"/>
              </w:rPr>
            </w:pPr>
            <w:r w:rsidRPr="006E2350">
              <w:rPr>
                <w:rFonts w:ascii="Calibri" w:eastAsia="Times New Roman" w:hAnsi="Calibri" w:cs="Calibri"/>
                <w:b/>
                <w:bCs/>
                <w:color w:val="000000"/>
                <w:lang w:eastAsia="en-CA"/>
              </w:rPr>
              <w:t>Combined Forward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FAEB8B5"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99.156%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CF0E872"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99.414%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1123E72"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96.950%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3F27DDF"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99.642%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8D3A16A"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95.100%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9E42B55"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99.848%</w:t>
            </w:r>
          </w:p>
        </w:tc>
      </w:tr>
      <w:tr w:rsidR="006E2350" w:rsidRPr="006E2350" w14:paraId="507A7831" w14:textId="77777777" w:rsidTr="006E2350">
        <w:trPr>
          <w:trHeight w:val="300"/>
          <w:jc w:val="center"/>
        </w:trPr>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0153EF47" w14:textId="77777777" w:rsidR="006E2350" w:rsidRPr="006E2350" w:rsidRDefault="006E2350" w:rsidP="006E2350">
            <w:pPr>
              <w:spacing w:after="0" w:line="240" w:lineRule="auto"/>
              <w:jc w:val="center"/>
              <w:rPr>
                <w:rFonts w:ascii="Calibri" w:eastAsia="Times New Roman" w:hAnsi="Calibri" w:cs="Calibri"/>
                <w:b/>
                <w:bCs/>
                <w:color w:val="000000"/>
                <w:lang w:eastAsia="en-CA"/>
              </w:rPr>
            </w:pPr>
            <w:r w:rsidRPr="006E2350">
              <w:rPr>
                <w:rFonts w:ascii="Calibri" w:eastAsia="Times New Roman" w:hAnsi="Calibri" w:cs="Calibri"/>
                <w:b/>
                <w:bCs/>
                <w:color w:val="000000"/>
                <w:lang w:eastAsia="en-CA"/>
              </w:rPr>
              <w:t>Combined Backwards</w:t>
            </w:r>
          </w:p>
        </w:tc>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0C0F2C4C"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95.042%</w:t>
            </w:r>
          </w:p>
        </w:tc>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3D230740"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97.003%</w:t>
            </w:r>
          </w:p>
        </w:tc>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03D9E49A"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77.918%</w:t>
            </w:r>
          </w:p>
        </w:tc>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5923A888"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97.458%</w:t>
            </w:r>
          </w:p>
        </w:tc>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48055946"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74.866%</w:t>
            </w:r>
          </w:p>
        </w:tc>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103EB38A" w14:textId="77777777" w:rsidR="006E2350" w:rsidRPr="006E2350" w:rsidRDefault="006E2350" w:rsidP="006E2350">
            <w:pPr>
              <w:spacing w:after="0" w:line="240" w:lineRule="auto"/>
              <w:jc w:val="center"/>
              <w:rPr>
                <w:rFonts w:ascii="Calibri" w:eastAsia="Times New Roman" w:hAnsi="Calibri" w:cs="Calibri"/>
                <w:color w:val="000000"/>
                <w:lang w:eastAsia="en-CA"/>
              </w:rPr>
            </w:pPr>
            <w:r w:rsidRPr="006E2350">
              <w:rPr>
                <w:rFonts w:ascii="Calibri" w:eastAsia="Times New Roman" w:hAnsi="Calibri" w:cs="Calibri"/>
                <w:color w:val="000000"/>
                <w:lang w:eastAsia="en-CA"/>
              </w:rPr>
              <w:t>95.753%</w:t>
            </w:r>
          </w:p>
        </w:tc>
      </w:tr>
    </w:tbl>
    <w:p w14:paraId="0FE73E42" w14:textId="77777777" w:rsidR="006E2350" w:rsidRDefault="006E2350" w:rsidP="00D0292D">
      <w:pPr>
        <w:jc w:val="center"/>
        <w:rPr>
          <w:rStyle w:val="SubtleEmphasis"/>
        </w:rPr>
      </w:pPr>
    </w:p>
    <w:p w14:paraId="204EBD03" w14:textId="4213B2CA" w:rsidR="006E2350" w:rsidRDefault="006E2350" w:rsidP="00567094">
      <w:pPr>
        <w:jc w:val="center"/>
        <w:rPr>
          <w:rStyle w:val="SubtleEmphasis"/>
        </w:rPr>
      </w:pPr>
      <w:r>
        <w:rPr>
          <w:noProof/>
        </w:rPr>
        <w:lastRenderedPageBreak/>
        <w:drawing>
          <wp:inline distT="0" distB="0" distL="0" distR="0" wp14:anchorId="08BEC3FB" wp14:editId="1B245984">
            <wp:extent cx="5943600" cy="3753485"/>
            <wp:effectExtent l="0" t="0" r="0" b="18415"/>
            <wp:docPr id="39" name="Chart 39">
              <a:extLst xmlns:a="http://schemas.openxmlformats.org/drawingml/2006/main">
                <a:ext uri="{FF2B5EF4-FFF2-40B4-BE49-F238E27FC236}">
                  <a16:creationId xmlns:a16="http://schemas.microsoft.com/office/drawing/2014/main" id="{7F431FD0-6F18-48CD-9223-B86E47F084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B542295" w14:textId="1FB85B3C" w:rsidR="00567094" w:rsidRDefault="00567094" w:rsidP="00567094">
      <w:pPr>
        <w:jc w:val="center"/>
        <w:rPr>
          <w:rStyle w:val="SubtleEmphasis"/>
        </w:rPr>
      </w:pPr>
      <w:r>
        <w:rPr>
          <w:rStyle w:val="SubtleEmphasis"/>
        </w:rPr>
        <w:t>Figure 24: Results – gradient boost default parameters – main three feature subsets</w:t>
      </w:r>
    </w:p>
    <w:p w14:paraId="3C1A6AFD" w14:textId="5C874227" w:rsidR="0016541B" w:rsidRDefault="0016541B" w:rsidP="0016541B">
      <w:pPr>
        <w:jc w:val="center"/>
        <w:rPr>
          <w:rStyle w:val="SubtleEmphasis"/>
        </w:rPr>
      </w:pPr>
      <w:r>
        <w:rPr>
          <w:noProof/>
        </w:rPr>
        <w:drawing>
          <wp:inline distT="0" distB="0" distL="0" distR="0" wp14:anchorId="66395244" wp14:editId="5C8ACEEE">
            <wp:extent cx="5633358" cy="4026040"/>
            <wp:effectExtent l="0" t="0" r="5715" b="12700"/>
            <wp:docPr id="40" name="Chart 40">
              <a:extLst xmlns:a="http://schemas.openxmlformats.org/drawingml/2006/main">
                <a:ext uri="{FF2B5EF4-FFF2-40B4-BE49-F238E27FC236}">
                  <a16:creationId xmlns:a16="http://schemas.microsoft.com/office/drawing/2014/main" id="{B5CBFF17-BCEA-4A5C-8DE3-5C746E9B6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5BF83FF" w14:textId="4C01AEA1" w:rsidR="00567094" w:rsidRDefault="00567094" w:rsidP="00567094">
      <w:pPr>
        <w:jc w:val="center"/>
        <w:rPr>
          <w:rStyle w:val="SubtleEmphasis"/>
        </w:rPr>
      </w:pPr>
      <w:r>
        <w:rPr>
          <w:rStyle w:val="SubtleEmphasis"/>
        </w:rPr>
        <w:lastRenderedPageBreak/>
        <w:t>Figure 25: Confusion matrix (stacked column representation) – gradient boost default parameters – main three feature subsets</w:t>
      </w:r>
    </w:p>
    <w:p w14:paraId="779535DE" w14:textId="56FB56F5" w:rsidR="0016541B" w:rsidRDefault="0016541B" w:rsidP="00567094">
      <w:pPr>
        <w:jc w:val="center"/>
        <w:rPr>
          <w:rStyle w:val="SubtleEmphasis"/>
        </w:rPr>
      </w:pPr>
      <w:r>
        <w:rPr>
          <w:noProof/>
        </w:rPr>
        <w:drawing>
          <wp:inline distT="0" distB="0" distL="0" distR="0" wp14:anchorId="0343E6F9" wp14:editId="54316038">
            <wp:extent cx="5943600" cy="3664585"/>
            <wp:effectExtent l="0" t="0" r="0" b="12065"/>
            <wp:docPr id="41" name="Chart 41">
              <a:extLst xmlns:a="http://schemas.openxmlformats.org/drawingml/2006/main">
                <a:ext uri="{FF2B5EF4-FFF2-40B4-BE49-F238E27FC236}">
                  <a16:creationId xmlns:a16="http://schemas.microsoft.com/office/drawing/2014/main" id="{64567739-D1BD-47DE-A2E0-A2193284FA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F37AD9E" w14:textId="03696F42" w:rsidR="00567094" w:rsidRDefault="00567094" w:rsidP="00567094">
      <w:pPr>
        <w:jc w:val="center"/>
        <w:rPr>
          <w:rStyle w:val="SubtleEmphasis"/>
        </w:rPr>
      </w:pPr>
      <w:r>
        <w:rPr>
          <w:rStyle w:val="SubtleEmphasis"/>
        </w:rPr>
        <w:t>Figure 26: Results – gradient boost default parameters –</w:t>
      </w:r>
      <w:r w:rsidR="0016541B">
        <w:rPr>
          <w:rStyle w:val="SubtleEmphasis"/>
        </w:rPr>
        <w:t xml:space="preserve"> combined </w:t>
      </w:r>
      <w:r>
        <w:rPr>
          <w:rStyle w:val="SubtleEmphasis"/>
        </w:rPr>
        <w:t>feature subsets</w:t>
      </w:r>
    </w:p>
    <w:p w14:paraId="760C7A62" w14:textId="3FEA2AF1" w:rsidR="00567094" w:rsidRDefault="00567094" w:rsidP="00567094">
      <w:pPr>
        <w:jc w:val="center"/>
        <w:rPr>
          <w:rStyle w:val="SubtleEmphasis"/>
        </w:rPr>
      </w:pPr>
      <w:r>
        <w:rPr>
          <w:rStyle w:val="SubtleEmphasis"/>
        </w:rPr>
        <w:t>Table 7: Results – gradient boost default parameters – all features subsets</w:t>
      </w:r>
    </w:p>
    <w:tbl>
      <w:tblPr>
        <w:tblW w:w="0" w:type="auto"/>
        <w:jc w:val="center"/>
        <w:tblLook w:val="04A0" w:firstRow="1" w:lastRow="0" w:firstColumn="1" w:lastColumn="0" w:noHBand="0" w:noVBand="1"/>
      </w:tblPr>
      <w:tblGrid>
        <w:gridCol w:w="2205"/>
        <w:gridCol w:w="1035"/>
        <w:gridCol w:w="1047"/>
        <w:gridCol w:w="1489"/>
        <w:gridCol w:w="987"/>
        <w:gridCol w:w="1202"/>
        <w:gridCol w:w="987"/>
      </w:tblGrid>
      <w:tr w:rsidR="0016541B" w:rsidRPr="0016541B" w14:paraId="45F19A91" w14:textId="77777777" w:rsidTr="0016541B">
        <w:trPr>
          <w:trHeight w:val="300"/>
          <w:jc w:val="center"/>
        </w:trPr>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582DCB90" w14:textId="77777777" w:rsidR="0016541B" w:rsidRPr="0016541B" w:rsidRDefault="0016541B" w:rsidP="0016541B">
            <w:pPr>
              <w:spacing w:after="0" w:line="240" w:lineRule="auto"/>
              <w:jc w:val="center"/>
              <w:rPr>
                <w:rFonts w:ascii="Calibri" w:eastAsia="Times New Roman" w:hAnsi="Calibri" w:cs="Calibri"/>
                <w:b/>
                <w:bCs/>
                <w:color w:val="FFFFFF"/>
                <w:lang w:eastAsia="en-CA"/>
              </w:rPr>
            </w:pPr>
            <w:r w:rsidRPr="0016541B">
              <w:rPr>
                <w:rFonts w:ascii="Calibri" w:eastAsia="Times New Roman" w:hAnsi="Calibri" w:cs="Calibri"/>
                <w:b/>
                <w:bCs/>
                <w:color w:val="FFFFFF"/>
                <w:lang w:eastAsia="en-CA"/>
              </w:rPr>
              <w:t>Feature Subset</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FE72A00" w14:textId="77777777" w:rsidR="0016541B" w:rsidRPr="0016541B" w:rsidRDefault="0016541B" w:rsidP="0016541B">
            <w:pPr>
              <w:spacing w:after="0" w:line="240" w:lineRule="auto"/>
              <w:jc w:val="center"/>
              <w:rPr>
                <w:rFonts w:ascii="Calibri" w:eastAsia="Times New Roman" w:hAnsi="Calibri" w:cs="Calibri"/>
                <w:b/>
                <w:bCs/>
                <w:color w:val="FFFFFF"/>
                <w:lang w:eastAsia="en-CA"/>
              </w:rPr>
            </w:pPr>
            <w:r w:rsidRPr="0016541B">
              <w:rPr>
                <w:rFonts w:ascii="Calibri" w:eastAsia="Times New Roman" w:hAnsi="Calibri" w:cs="Calibri"/>
                <w:b/>
                <w:bCs/>
                <w:color w:val="FFFFFF"/>
                <w:lang w:eastAsia="en-CA"/>
              </w:rPr>
              <w:t>Accuracy</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2434846" w14:textId="4480288A" w:rsidR="0016541B" w:rsidRPr="0016541B" w:rsidRDefault="0016541B" w:rsidP="0016541B">
            <w:pPr>
              <w:spacing w:after="0" w:line="240" w:lineRule="auto"/>
              <w:jc w:val="center"/>
              <w:rPr>
                <w:rFonts w:ascii="Calibri" w:eastAsia="Times New Roman" w:hAnsi="Calibri" w:cs="Calibri"/>
                <w:b/>
                <w:bCs/>
                <w:color w:val="FFFFFF"/>
                <w:lang w:eastAsia="en-CA"/>
              </w:rPr>
            </w:pPr>
            <w:r w:rsidRPr="0016541B">
              <w:rPr>
                <w:rFonts w:ascii="Calibri" w:eastAsia="Times New Roman" w:hAnsi="Calibri" w:cs="Calibri"/>
                <w:b/>
                <w:bCs/>
                <w:color w:val="FFFFFF"/>
                <w:lang w:eastAsia="en-CA"/>
              </w:rPr>
              <w:t>Precision</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3A386C16" w14:textId="77777777" w:rsidR="0016541B" w:rsidRPr="0016541B" w:rsidRDefault="0016541B" w:rsidP="0016541B">
            <w:pPr>
              <w:spacing w:after="0" w:line="240" w:lineRule="auto"/>
              <w:jc w:val="center"/>
              <w:rPr>
                <w:rFonts w:ascii="Calibri" w:eastAsia="Times New Roman" w:hAnsi="Calibri" w:cs="Calibri"/>
                <w:b/>
                <w:bCs/>
                <w:color w:val="FFFFFF"/>
                <w:lang w:eastAsia="en-CA"/>
              </w:rPr>
            </w:pPr>
            <w:r w:rsidRPr="0016541B">
              <w:rPr>
                <w:rFonts w:ascii="Calibri" w:eastAsia="Times New Roman" w:hAnsi="Calibri" w:cs="Calibri"/>
                <w:b/>
                <w:bCs/>
                <w:color w:val="FFFFFF"/>
                <w:lang w:eastAsia="en-CA"/>
              </w:rPr>
              <w:t>Precision VPN</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1976CD9" w14:textId="45A535B4" w:rsidR="0016541B" w:rsidRPr="0016541B" w:rsidRDefault="0016541B" w:rsidP="0016541B">
            <w:pPr>
              <w:spacing w:after="0" w:line="240" w:lineRule="auto"/>
              <w:jc w:val="center"/>
              <w:rPr>
                <w:rFonts w:ascii="Calibri" w:eastAsia="Times New Roman" w:hAnsi="Calibri" w:cs="Calibri"/>
                <w:b/>
                <w:bCs/>
                <w:color w:val="FFFFFF"/>
                <w:lang w:eastAsia="en-CA"/>
              </w:rPr>
            </w:pPr>
            <w:r w:rsidRPr="0016541B">
              <w:rPr>
                <w:rFonts w:ascii="Calibri" w:eastAsia="Times New Roman" w:hAnsi="Calibri" w:cs="Calibri"/>
                <w:b/>
                <w:bCs/>
                <w:color w:val="FFFFFF"/>
                <w:lang w:eastAsia="en-CA"/>
              </w:rPr>
              <w:t>Recall</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937870A" w14:textId="77777777" w:rsidR="0016541B" w:rsidRPr="0016541B" w:rsidRDefault="0016541B" w:rsidP="0016541B">
            <w:pPr>
              <w:spacing w:after="0" w:line="240" w:lineRule="auto"/>
              <w:jc w:val="center"/>
              <w:rPr>
                <w:rFonts w:ascii="Calibri" w:eastAsia="Times New Roman" w:hAnsi="Calibri" w:cs="Calibri"/>
                <w:b/>
                <w:bCs/>
                <w:color w:val="FFFFFF"/>
                <w:lang w:eastAsia="en-CA"/>
              </w:rPr>
            </w:pPr>
            <w:r w:rsidRPr="0016541B">
              <w:rPr>
                <w:rFonts w:ascii="Calibri" w:eastAsia="Times New Roman" w:hAnsi="Calibri" w:cs="Calibri"/>
                <w:b/>
                <w:bCs/>
                <w:color w:val="FFFFFF"/>
                <w:lang w:eastAsia="en-CA"/>
              </w:rPr>
              <w:t>Recall VPN</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72446C09" w14:textId="77777777" w:rsidR="0016541B" w:rsidRPr="0016541B" w:rsidRDefault="0016541B" w:rsidP="0016541B">
            <w:pPr>
              <w:spacing w:after="0" w:line="240" w:lineRule="auto"/>
              <w:jc w:val="center"/>
              <w:rPr>
                <w:rFonts w:ascii="Calibri" w:eastAsia="Times New Roman" w:hAnsi="Calibri" w:cs="Calibri"/>
                <w:b/>
                <w:bCs/>
                <w:color w:val="FFFFFF"/>
                <w:lang w:eastAsia="en-CA"/>
              </w:rPr>
            </w:pPr>
            <w:r w:rsidRPr="0016541B">
              <w:rPr>
                <w:rFonts w:ascii="Calibri" w:eastAsia="Times New Roman" w:hAnsi="Calibri" w:cs="Calibri"/>
                <w:b/>
                <w:bCs/>
                <w:color w:val="FFFFFF"/>
                <w:lang w:eastAsia="en-CA"/>
              </w:rPr>
              <w:t>AUC</w:t>
            </w:r>
          </w:p>
        </w:tc>
      </w:tr>
      <w:tr w:rsidR="0016541B" w:rsidRPr="0016541B" w14:paraId="112BFE97" w14:textId="77777777" w:rsidTr="0016541B">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0C38BE8" w14:textId="77777777" w:rsidR="0016541B" w:rsidRPr="0016541B" w:rsidRDefault="0016541B" w:rsidP="0016541B">
            <w:pPr>
              <w:spacing w:after="0" w:line="240" w:lineRule="auto"/>
              <w:jc w:val="center"/>
              <w:rPr>
                <w:rFonts w:ascii="Calibri" w:eastAsia="Times New Roman" w:hAnsi="Calibri" w:cs="Calibri"/>
                <w:b/>
                <w:bCs/>
                <w:color w:val="000000"/>
                <w:lang w:eastAsia="en-CA"/>
              </w:rPr>
            </w:pPr>
            <w:r w:rsidRPr="0016541B">
              <w:rPr>
                <w:rFonts w:ascii="Calibri" w:eastAsia="Times New Roman" w:hAnsi="Calibri" w:cs="Calibri"/>
                <w:b/>
                <w:bCs/>
                <w:color w:val="000000"/>
                <w:lang w:eastAsia="en-CA"/>
              </w:rPr>
              <w:t>Baseline</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8DB3E50"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92.473%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DF266A5"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95.283%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7588AC6"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66.337%</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AD0CF09"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96.342%</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7A33E8C"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60.182%</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CA35621"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94.774%</w:t>
            </w:r>
          </w:p>
        </w:tc>
      </w:tr>
      <w:tr w:rsidR="0016541B" w:rsidRPr="0016541B" w14:paraId="334D2D14" w14:textId="77777777" w:rsidTr="0016541B">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FD2AF16" w14:textId="77777777" w:rsidR="0016541B" w:rsidRPr="0016541B" w:rsidRDefault="0016541B" w:rsidP="0016541B">
            <w:pPr>
              <w:spacing w:after="0" w:line="240" w:lineRule="auto"/>
              <w:jc w:val="center"/>
              <w:rPr>
                <w:rFonts w:ascii="Calibri" w:eastAsia="Times New Roman" w:hAnsi="Calibri" w:cs="Calibri"/>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093BCBB"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EBC0E54"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F7E6F6C"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0858A4E"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E17A6C9"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C661555"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r>
      <w:tr w:rsidR="0016541B" w:rsidRPr="0016541B" w14:paraId="7C1177B8" w14:textId="77777777" w:rsidTr="0016541B">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2C731E2" w14:textId="03A00AF5" w:rsidR="0016541B" w:rsidRPr="0016541B" w:rsidRDefault="0016541B" w:rsidP="0016541B">
            <w:pPr>
              <w:spacing w:after="0" w:line="240" w:lineRule="auto"/>
              <w:jc w:val="center"/>
              <w:rPr>
                <w:rFonts w:ascii="Calibri" w:eastAsia="Times New Roman" w:hAnsi="Calibri" w:cs="Calibri"/>
                <w:b/>
                <w:bCs/>
                <w:color w:val="000000"/>
                <w:lang w:eastAsia="en-CA"/>
              </w:rPr>
            </w:pPr>
            <w:r w:rsidRPr="0016541B">
              <w:rPr>
                <w:rFonts w:ascii="Calibri" w:eastAsia="Times New Roman" w:hAnsi="Calibri" w:cs="Calibri"/>
                <w:b/>
                <w:bCs/>
                <w:color w:val="000000"/>
                <w:lang w:eastAsia="en-CA"/>
              </w:rPr>
              <w:t>Connection</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ED167DF"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96.727%</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28A9566"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97.019%</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9925D84"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93.591%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F1A8DA1"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99.389%</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8B86348"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74.505%</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4C59C7F"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98.939%</w:t>
            </w:r>
          </w:p>
        </w:tc>
      </w:tr>
      <w:tr w:rsidR="0016541B" w:rsidRPr="0016541B" w14:paraId="1E1824DA" w14:textId="77777777" w:rsidTr="0016541B">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52AC7E7" w14:textId="2DD0FDCC" w:rsidR="0016541B" w:rsidRPr="0016541B" w:rsidRDefault="0016541B" w:rsidP="0016541B">
            <w:pPr>
              <w:spacing w:after="0" w:line="240" w:lineRule="auto"/>
              <w:jc w:val="center"/>
              <w:rPr>
                <w:rFonts w:ascii="Calibri" w:eastAsia="Times New Roman" w:hAnsi="Calibri" w:cs="Calibri"/>
                <w:b/>
                <w:bCs/>
                <w:color w:val="000000"/>
                <w:lang w:eastAsia="en-CA"/>
              </w:rPr>
            </w:pPr>
            <w:r w:rsidRPr="0016541B">
              <w:rPr>
                <w:rFonts w:ascii="Calibri" w:eastAsia="Times New Roman" w:hAnsi="Calibri" w:cs="Calibri"/>
                <w:b/>
                <w:bCs/>
                <w:color w:val="000000"/>
                <w:lang w:eastAsia="en-CA"/>
              </w:rPr>
              <w:t>Connection Forward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543BEB7"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96.841%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2F82521"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97.129%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4B55B19"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93.786%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C74AE71"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99.401%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354EF28"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75.473%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C679DA9"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99.046%</w:t>
            </w:r>
          </w:p>
        </w:tc>
      </w:tr>
      <w:tr w:rsidR="0016541B" w:rsidRPr="0016541B" w14:paraId="3042F2B7" w14:textId="77777777" w:rsidTr="0016541B">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F4A8B7A" w14:textId="77777777" w:rsidR="0016541B" w:rsidRPr="0016541B" w:rsidRDefault="0016541B" w:rsidP="0016541B">
            <w:pPr>
              <w:spacing w:after="0" w:line="240" w:lineRule="auto"/>
              <w:jc w:val="center"/>
              <w:rPr>
                <w:rFonts w:ascii="Calibri" w:eastAsia="Times New Roman" w:hAnsi="Calibri" w:cs="Calibri"/>
                <w:b/>
                <w:bCs/>
                <w:color w:val="000000"/>
                <w:lang w:eastAsia="en-CA"/>
              </w:rPr>
            </w:pPr>
            <w:r w:rsidRPr="0016541B">
              <w:rPr>
                <w:rFonts w:ascii="Calibri" w:eastAsia="Times New Roman" w:hAnsi="Calibri" w:cs="Calibri"/>
                <w:b/>
                <w:bCs/>
                <w:color w:val="000000"/>
                <w:lang w:eastAsia="en-CA"/>
              </w:rPr>
              <w:t>Connection Backward</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9D5775A"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93.410%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D507BBB"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97.265%</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3A78C13"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66.432%</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DB59841"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95.301%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A9EF06C"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77.627%</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E7A2DFB"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95.127%</w:t>
            </w:r>
          </w:p>
        </w:tc>
      </w:tr>
      <w:tr w:rsidR="0016541B" w:rsidRPr="0016541B" w14:paraId="48140854" w14:textId="77777777" w:rsidTr="0016541B">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3662C20" w14:textId="77777777" w:rsidR="0016541B" w:rsidRPr="0016541B" w:rsidRDefault="0016541B" w:rsidP="0016541B">
            <w:pPr>
              <w:spacing w:after="0" w:line="240" w:lineRule="auto"/>
              <w:jc w:val="center"/>
              <w:rPr>
                <w:rFonts w:ascii="Calibri" w:eastAsia="Times New Roman" w:hAnsi="Calibri" w:cs="Calibri"/>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1B792B4"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A83DD62"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FD0B1D8"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443A2FC"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1D0463C"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E23377A"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r>
      <w:tr w:rsidR="0016541B" w:rsidRPr="0016541B" w14:paraId="60AE0748" w14:textId="77777777" w:rsidTr="0016541B">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3906385" w14:textId="77777777" w:rsidR="0016541B" w:rsidRPr="0016541B" w:rsidRDefault="0016541B" w:rsidP="0016541B">
            <w:pPr>
              <w:spacing w:after="0" w:line="240" w:lineRule="auto"/>
              <w:jc w:val="center"/>
              <w:rPr>
                <w:rFonts w:ascii="Calibri" w:eastAsia="Times New Roman" w:hAnsi="Calibri" w:cs="Calibri"/>
                <w:b/>
                <w:bCs/>
                <w:color w:val="000000"/>
                <w:lang w:eastAsia="en-CA"/>
              </w:rPr>
            </w:pPr>
            <w:r w:rsidRPr="0016541B">
              <w:rPr>
                <w:rFonts w:ascii="Calibri" w:eastAsia="Times New Roman" w:hAnsi="Calibri" w:cs="Calibri"/>
                <w:b/>
                <w:bCs/>
                <w:color w:val="000000"/>
                <w:lang w:eastAsia="en-CA"/>
              </w:rPr>
              <w:t>Time</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546B977"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96.350%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545BD08"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97.085%</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F71BB96"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88.957%</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93667F8"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98.882%</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73F8650"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75.213%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B107039"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98.738%</w:t>
            </w:r>
          </w:p>
        </w:tc>
      </w:tr>
      <w:tr w:rsidR="0016541B" w:rsidRPr="0016541B" w14:paraId="522BF88D" w14:textId="77777777" w:rsidTr="0016541B">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F5A476D" w14:textId="77777777" w:rsidR="0016541B" w:rsidRPr="0016541B" w:rsidRDefault="0016541B" w:rsidP="0016541B">
            <w:pPr>
              <w:spacing w:after="0" w:line="240" w:lineRule="auto"/>
              <w:jc w:val="center"/>
              <w:rPr>
                <w:rFonts w:ascii="Calibri" w:eastAsia="Times New Roman" w:hAnsi="Calibri" w:cs="Calibri"/>
                <w:b/>
                <w:bCs/>
                <w:color w:val="000000"/>
                <w:lang w:eastAsia="en-CA"/>
              </w:rPr>
            </w:pPr>
            <w:r w:rsidRPr="0016541B">
              <w:rPr>
                <w:rFonts w:ascii="Calibri" w:eastAsia="Times New Roman" w:hAnsi="Calibri" w:cs="Calibri"/>
                <w:b/>
                <w:bCs/>
                <w:color w:val="000000"/>
                <w:lang w:eastAsia="en-CA"/>
              </w:rPr>
              <w:t>Time forward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572D427"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96.275%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1418E71"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96.934%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B0280AE"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89.478%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A0F8853"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98.959%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0EDAE65"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73.869%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9483528"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98.663%</w:t>
            </w:r>
          </w:p>
        </w:tc>
      </w:tr>
      <w:tr w:rsidR="0016541B" w:rsidRPr="0016541B" w14:paraId="3DAAF8A1" w14:textId="77777777" w:rsidTr="0016541B">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BEB1BD3" w14:textId="77777777" w:rsidR="0016541B" w:rsidRPr="0016541B" w:rsidRDefault="0016541B" w:rsidP="0016541B">
            <w:pPr>
              <w:spacing w:after="0" w:line="240" w:lineRule="auto"/>
              <w:jc w:val="center"/>
              <w:rPr>
                <w:rFonts w:ascii="Calibri" w:eastAsia="Times New Roman" w:hAnsi="Calibri" w:cs="Calibri"/>
                <w:b/>
                <w:bCs/>
                <w:color w:val="000000"/>
                <w:lang w:eastAsia="en-CA"/>
              </w:rPr>
            </w:pPr>
            <w:r w:rsidRPr="0016541B">
              <w:rPr>
                <w:rFonts w:ascii="Calibri" w:eastAsia="Times New Roman" w:hAnsi="Calibri" w:cs="Calibri"/>
                <w:b/>
                <w:bCs/>
                <w:color w:val="000000"/>
                <w:lang w:eastAsia="en-CA"/>
              </w:rPr>
              <w:t>Time backwards</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5976F5B"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93.095%</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D97B9B9"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96.920%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0BCA281"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65.551%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FB326D3"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95.296%</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6E53F13"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74.722%</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3B18E40"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94.995%</w:t>
            </w:r>
          </w:p>
        </w:tc>
      </w:tr>
      <w:tr w:rsidR="0016541B" w:rsidRPr="0016541B" w14:paraId="668B62E8" w14:textId="77777777" w:rsidTr="0016541B">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31107FC" w14:textId="77777777" w:rsidR="0016541B" w:rsidRPr="0016541B" w:rsidRDefault="0016541B" w:rsidP="0016541B">
            <w:pPr>
              <w:spacing w:after="0" w:line="240" w:lineRule="auto"/>
              <w:jc w:val="center"/>
              <w:rPr>
                <w:rFonts w:ascii="Calibri" w:eastAsia="Times New Roman" w:hAnsi="Calibri" w:cs="Calibri"/>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F6C4409"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77ADFEB"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FECFB42"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16FF85B"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F978BAE"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3D67D22" w14:textId="77777777" w:rsidR="0016541B" w:rsidRPr="0016541B" w:rsidRDefault="0016541B" w:rsidP="0016541B">
            <w:pPr>
              <w:spacing w:after="0" w:line="240" w:lineRule="auto"/>
              <w:jc w:val="center"/>
              <w:rPr>
                <w:rFonts w:ascii="Times New Roman" w:eastAsia="Times New Roman" w:hAnsi="Times New Roman" w:cs="Times New Roman"/>
                <w:sz w:val="20"/>
                <w:szCs w:val="20"/>
                <w:lang w:eastAsia="en-CA"/>
              </w:rPr>
            </w:pPr>
          </w:p>
        </w:tc>
      </w:tr>
      <w:tr w:rsidR="0016541B" w:rsidRPr="0016541B" w14:paraId="77A28BD2" w14:textId="77777777" w:rsidTr="0016541B">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C5E4B28" w14:textId="77777777" w:rsidR="0016541B" w:rsidRPr="0016541B" w:rsidRDefault="0016541B" w:rsidP="0016541B">
            <w:pPr>
              <w:spacing w:after="0" w:line="240" w:lineRule="auto"/>
              <w:jc w:val="center"/>
              <w:rPr>
                <w:rFonts w:ascii="Calibri" w:eastAsia="Times New Roman" w:hAnsi="Calibri" w:cs="Calibri"/>
                <w:b/>
                <w:bCs/>
                <w:color w:val="000000"/>
                <w:lang w:eastAsia="en-CA"/>
              </w:rPr>
            </w:pPr>
            <w:r w:rsidRPr="0016541B">
              <w:rPr>
                <w:rFonts w:ascii="Calibri" w:eastAsia="Times New Roman" w:hAnsi="Calibri" w:cs="Calibri"/>
                <w:b/>
                <w:bCs/>
                <w:color w:val="000000"/>
                <w:lang w:eastAsia="en-CA"/>
              </w:rPr>
              <w:t>Combined</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875EE16"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97.084%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F3B9070"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97.348%</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B211FB6"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94.344%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0CA48E2"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99.444%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B5ACFAE"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77.381%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5DE2E49"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99.214%</w:t>
            </w:r>
          </w:p>
        </w:tc>
      </w:tr>
      <w:tr w:rsidR="0016541B" w:rsidRPr="0016541B" w14:paraId="162135A9" w14:textId="77777777" w:rsidTr="0016541B">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31DAE74F" w14:textId="77777777" w:rsidR="0016541B" w:rsidRPr="0016541B" w:rsidRDefault="0016541B" w:rsidP="0016541B">
            <w:pPr>
              <w:spacing w:after="0" w:line="240" w:lineRule="auto"/>
              <w:jc w:val="center"/>
              <w:rPr>
                <w:rFonts w:ascii="Calibri" w:eastAsia="Times New Roman" w:hAnsi="Calibri" w:cs="Calibri"/>
                <w:b/>
                <w:bCs/>
                <w:color w:val="000000"/>
                <w:lang w:eastAsia="en-CA"/>
              </w:rPr>
            </w:pPr>
            <w:r w:rsidRPr="0016541B">
              <w:rPr>
                <w:rFonts w:ascii="Calibri" w:eastAsia="Times New Roman" w:hAnsi="Calibri" w:cs="Calibri"/>
                <w:b/>
                <w:bCs/>
                <w:color w:val="000000"/>
                <w:lang w:eastAsia="en-CA"/>
              </w:rPr>
              <w:t>Combined Forward</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35E88A75"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97.073%</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35146C4B"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97.389%</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6B8B3F27"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93.826%</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5802A710"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99.387%</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78D0003A"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77.757%</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5EA5B518"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99.234%</w:t>
            </w:r>
          </w:p>
        </w:tc>
      </w:tr>
      <w:tr w:rsidR="0016541B" w:rsidRPr="0016541B" w14:paraId="444D0732" w14:textId="77777777" w:rsidTr="0016541B">
        <w:trPr>
          <w:trHeight w:val="300"/>
          <w:jc w:val="center"/>
        </w:trPr>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13144301" w14:textId="77777777" w:rsidR="0016541B" w:rsidRPr="0016541B" w:rsidRDefault="0016541B" w:rsidP="0016541B">
            <w:pPr>
              <w:spacing w:after="0" w:line="240" w:lineRule="auto"/>
              <w:jc w:val="center"/>
              <w:rPr>
                <w:rFonts w:ascii="Calibri" w:eastAsia="Times New Roman" w:hAnsi="Calibri" w:cs="Calibri"/>
                <w:b/>
                <w:bCs/>
                <w:color w:val="000000"/>
                <w:lang w:eastAsia="en-CA"/>
              </w:rPr>
            </w:pPr>
            <w:r w:rsidRPr="0016541B">
              <w:rPr>
                <w:rFonts w:ascii="Calibri" w:eastAsia="Times New Roman" w:hAnsi="Calibri" w:cs="Calibri"/>
                <w:b/>
                <w:bCs/>
                <w:color w:val="000000"/>
                <w:lang w:eastAsia="en-CA"/>
              </w:rPr>
              <w:t>Combined Backward</w:t>
            </w:r>
          </w:p>
        </w:tc>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0B5B3018"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93.398%</w:t>
            </w:r>
          </w:p>
        </w:tc>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4450BB12"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97.253%</w:t>
            </w:r>
          </w:p>
        </w:tc>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68257DC6"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66.394%</w:t>
            </w:r>
          </w:p>
        </w:tc>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015705C7"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95.299%</w:t>
            </w:r>
          </w:p>
        </w:tc>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0285458A"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77.526%</w:t>
            </w:r>
          </w:p>
        </w:tc>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4DC972FC" w14:textId="77777777" w:rsidR="0016541B" w:rsidRPr="0016541B" w:rsidRDefault="0016541B" w:rsidP="0016541B">
            <w:pPr>
              <w:spacing w:after="0" w:line="240" w:lineRule="auto"/>
              <w:jc w:val="center"/>
              <w:rPr>
                <w:rFonts w:ascii="Calibri" w:eastAsia="Times New Roman" w:hAnsi="Calibri" w:cs="Calibri"/>
                <w:color w:val="000000"/>
                <w:lang w:eastAsia="en-CA"/>
              </w:rPr>
            </w:pPr>
            <w:r w:rsidRPr="0016541B">
              <w:rPr>
                <w:rFonts w:ascii="Calibri" w:eastAsia="Times New Roman" w:hAnsi="Calibri" w:cs="Calibri"/>
                <w:color w:val="000000"/>
                <w:lang w:eastAsia="en-CA"/>
              </w:rPr>
              <w:t>95.159%</w:t>
            </w:r>
          </w:p>
        </w:tc>
      </w:tr>
    </w:tbl>
    <w:p w14:paraId="157E429C" w14:textId="77777777" w:rsidR="0016541B" w:rsidRDefault="0016541B" w:rsidP="00567094">
      <w:pPr>
        <w:jc w:val="center"/>
        <w:rPr>
          <w:rStyle w:val="SubtleEmphasis"/>
        </w:rPr>
      </w:pPr>
    </w:p>
    <w:p w14:paraId="1E6B49A3" w14:textId="77777777" w:rsidR="0016541B" w:rsidRDefault="0016541B" w:rsidP="00567094">
      <w:pPr>
        <w:jc w:val="center"/>
        <w:rPr>
          <w:rStyle w:val="SubtleEmphasis"/>
        </w:rPr>
      </w:pPr>
    </w:p>
    <w:p w14:paraId="0B9325CD" w14:textId="11D8956B" w:rsidR="0016541B" w:rsidRDefault="0016541B" w:rsidP="00567094">
      <w:pPr>
        <w:jc w:val="center"/>
        <w:rPr>
          <w:rStyle w:val="SubtleEmphasis"/>
        </w:rPr>
      </w:pPr>
      <w:r>
        <w:rPr>
          <w:noProof/>
        </w:rPr>
        <w:lastRenderedPageBreak/>
        <w:drawing>
          <wp:inline distT="0" distB="0" distL="0" distR="0" wp14:anchorId="3CE8EC2F" wp14:editId="0545236F">
            <wp:extent cx="5321576" cy="3110948"/>
            <wp:effectExtent l="0" t="0" r="12700" b="13335"/>
            <wp:docPr id="42" name="Chart 42">
              <a:extLst xmlns:a="http://schemas.openxmlformats.org/drawingml/2006/main">
                <a:ext uri="{FF2B5EF4-FFF2-40B4-BE49-F238E27FC236}">
                  <a16:creationId xmlns:a16="http://schemas.microsoft.com/office/drawing/2014/main" id="{50F1AB7F-E89B-470C-91CE-11DE9CCA90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F2DF9F7" w14:textId="2AAF63C9" w:rsidR="00C702EC" w:rsidRPr="00AC7807" w:rsidRDefault="00567094" w:rsidP="00AC7807">
      <w:pPr>
        <w:jc w:val="center"/>
        <w:rPr>
          <w:i/>
          <w:iCs/>
          <w:color w:val="404040" w:themeColor="text1" w:themeTint="BF"/>
        </w:rPr>
      </w:pPr>
      <w:r>
        <w:rPr>
          <w:rStyle w:val="SubtleEmphasis"/>
        </w:rPr>
        <w:t>Figure 27: Comparison – top performing gradient boost feature subset vs top performing random forest feature subset</w:t>
      </w:r>
      <w:r w:rsidR="00D41DF3">
        <w:rPr>
          <w:rStyle w:val="SubtleEmphasis"/>
        </w:rPr>
        <w:t xml:space="preserve"> (N.B.: vertical axis starts at 70%)</w:t>
      </w:r>
    </w:p>
    <w:p w14:paraId="001380BE" w14:textId="684B8071" w:rsidR="00C702EC" w:rsidRPr="00AC7807" w:rsidRDefault="00AC7807" w:rsidP="00AC7807">
      <w:pPr>
        <w:rPr>
          <w:color w:val="404040" w:themeColor="text1" w:themeTint="BF"/>
        </w:rPr>
      </w:pPr>
      <w:r w:rsidRPr="00AC7807">
        <w:t>The key observations for the default parameter results are that engineered improve all metrics, especially the key metrics where there is a ~20% improvement over the baseline results. Secondly, the random forest still has overall better results, especially in for the VPN recall metric. The best performing random forest feature subset was the connection subset, whereas it was combined forward for the gradient boost</w:t>
      </w:r>
      <w:r>
        <w:rPr>
          <w:rStyle w:val="SubtleEmphasis"/>
          <w:i w:val="0"/>
          <w:iCs w:val="0"/>
        </w:rPr>
        <w:t xml:space="preserve">. </w:t>
      </w:r>
    </w:p>
    <w:p w14:paraId="5FBDBE4E" w14:textId="60A896E8" w:rsidR="00925464" w:rsidRDefault="00925464" w:rsidP="00925464">
      <w:pPr>
        <w:pStyle w:val="Heading3"/>
        <w:rPr>
          <w:lang w:val="en-US"/>
        </w:rPr>
      </w:pPr>
      <w:r>
        <w:rPr>
          <w:lang w:val="en-US"/>
        </w:rPr>
        <w:t>Optimized Hyperparameters</w:t>
      </w:r>
    </w:p>
    <w:p w14:paraId="3EB21EAB" w14:textId="782B3A36" w:rsidR="00AC7807" w:rsidRDefault="00AC7807" w:rsidP="00AC7807">
      <w:pPr>
        <w:rPr>
          <w:lang w:val="en-US"/>
        </w:rPr>
      </w:pPr>
      <w:r>
        <w:rPr>
          <w:lang w:val="en-US"/>
        </w:rPr>
        <w:t xml:space="preserve">Optimized hyperparameter results are the result generated by the improved models where the parameters have been tuned in accordance with the values discussed in the hyperparameter optimization section. The figure and table will follow the same structure as the default parameter results. </w:t>
      </w:r>
      <w:r w:rsidR="00372BCF">
        <w:rPr>
          <w:lang w:val="en-US"/>
        </w:rPr>
        <w:t xml:space="preserve">Figures 28-30 and Table 8 will pertain to the random forest model, Figures 31-33 and Table 9 will pertain to the gradient boost model, and Figure 34 will be the comparison of the top performing feature subset of each model. </w:t>
      </w:r>
    </w:p>
    <w:p w14:paraId="05621D3B" w14:textId="77C78804" w:rsidR="00AC7807" w:rsidRDefault="00AC7807" w:rsidP="00AC7807">
      <w:pPr>
        <w:jc w:val="center"/>
      </w:pPr>
    </w:p>
    <w:p w14:paraId="1E7583F9" w14:textId="05E82541" w:rsidR="00372BCF" w:rsidRDefault="00372BCF" w:rsidP="00AC7807">
      <w:pPr>
        <w:jc w:val="center"/>
        <w:rPr>
          <w:rStyle w:val="SubtleEmphasis"/>
        </w:rPr>
      </w:pPr>
      <w:r>
        <w:rPr>
          <w:noProof/>
        </w:rPr>
        <w:lastRenderedPageBreak/>
        <w:drawing>
          <wp:inline distT="0" distB="0" distL="0" distR="0" wp14:anchorId="35E9E7A2" wp14:editId="486CF9B1">
            <wp:extent cx="5379554" cy="3558209"/>
            <wp:effectExtent l="0" t="0" r="12065" b="4445"/>
            <wp:docPr id="50" name="Chart 50">
              <a:extLst xmlns:a="http://schemas.openxmlformats.org/drawingml/2006/main">
                <a:ext uri="{FF2B5EF4-FFF2-40B4-BE49-F238E27FC236}">
                  <a16:creationId xmlns:a16="http://schemas.microsoft.com/office/drawing/2014/main" id="{20D580C3-7423-4430-B660-67E6967281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0080A52" w14:textId="66C68792" w:rsidR="00AC7807" w:rsidRDefault="00AC7807" w:rsidP="00AC7807">
      <w:pPr>
        <w:jc w:val="center"/>
        <w:rPr>
          <w:rStyle w:val="SubtleEmphasis"/>
        </w:rPr>
      </w:pPr>
      <w:r>
        <w:rPr>
          <w:rStyle w:val="SubtleEmphasis"/>
        </w:rPr>
        <w:t>Figure 2</w:t>
      </w:r>
      <w:r w:rsidR="00372BCF">
        <w:rPr>
          <w:rStyle w:val="SubtleEmphasis"/>
        </w:rPr>
        <w:t>8</w:t>
      </w:r>
      <w:r>
        <w:rPr>
          <w:rStyle w:val="SubtleEmphasis"/>
        </w:rPr>
        <w:t xml:space="preserve">: Results – random forest </w:t>
      </w:r>
      <w:r w:rsidR="00840351">
        <w:rPr>
          <w:rStyle w:val="SubtleEmphasis"/>
        </w:rPr>
        <w:t xml:space="preserve">tuned parameters </w:t>
      </w:r>
      <w:r>
        <w:rPr>
          <w:rStyle w:val="SubtleEmphasis"/>
        </w:rPr>
        <w:t>– main three feature subsets</w:t>
      </w:r>
    </w:p>
    <w:p w14:paraId="6F80B3DE" w14:textId="73D0CDDE" w:rsidR="00AC7807" w:rsidRDefault="00372BCF" w:rsidP="00AC7807">
      <w:pPr>
        <w:jc w:val="center"/>
        <w:rPr>
          <w:rStyle w:val="SubtleEmphasis"/>
        </w:rPr>
      </w:pPr>
      <w:r>
        <w:rPr>
          <w:noProof/>
        </w:rPr>
        <w:drawing>
          <wp:inline distT="0" distB="0" distL="0" distR="0" wp14:anchorId="2C76B742" wp14:editId="17B3E720">
            <wp:extent cx="5862637" cy="3490913"/>
            <wp:effectExtent l="0" t="0" r="5080" b="14605"/>
            <wp:docPr id="51" name="Chart 51">
              <a:extLst xmlns:a="http://schemas.openxmlformats.org/drawingml/2006/main">
                <a:ext uri="{FF2B5EF4-FFF2-40B4-BE49-F238E27FC236}">
                  <a16:creationId xmlns:a16="http://schemas.microsoft.com/office/drawing/2014/main" id="{E56189E7-7F17-4C98-A303-10CA9DBD5B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78141D0" w14:textId="58DAFAAF" w:rsidR="00AC7807" w:rsidRDefault="00AC7807" w:rsidP="00AC7807">
      <w:pPr>
        <w:jc w:val="center"/>
        <w:rPr>
          <w:rStyle w:val="SubtleEmphasis"/>
        </w:rPr>
      </w:pPr>
      <w:r>
        <w:rPr>
          <w:rStyle w:val="SubtleEmphasis"/>
        </w:rPr>
        <w:t>Figure 2</w:t>
      </w:r>
      <w:r w:rsidR="00372BCF">
        <w:rPr>
          <w:rStyle w:val="SubtleEmphasis"/>
        </w:rPr>
        <w:t>9</w:t>
      </w:r>
      <w:r>
        <w:rPr>
          <w:rStyle w:val="SubtleEmphasis"/>
        </w:rPr>
        <w:t xml:space="preserve">: Confusion matrix (stacked column representation) – random forest </w:t>
      </w:r>
      <w:r w:rsidR="00840351">
        <w:rPr>
          <w:rStyle w:val="SubtleEmphasis"/>
        </w:rPr>
        <w:t xml:space="preserve">tuned parameters </w:t>
      </w:r>
      <w:r>
        <w:rPr>
          <w:rStyle w:val="SubtleEmphasis"/>
        </w:rPr>
        <w:t>– main three feature subsets</w:t>
      </w:r>
    </w:p>
    <w:p w14:paraId="74C68D45" w14:textId="18CBA8C7" w:rsidR="00AC7807" w:rsidRDefault="00AC7807" w:rsidP="00AC7807">
      <w:pPr>
        <w:rPr>
          <w:rStyle w:val="SubtleEmphasis"/>
        </w:rPr>
      </w:pPr>
    </w:p>
    <w:p w14:paraId="44BB53E3" w14:textId="234A7DFE" w:rsidR="00840351" w:rsidRDefault="00840351" w:rsidP="00AC7807">
      <w:pPr>
        <w:jc w:val="center"/>
        <w:rPr>
          <w:rStyle w:val="SubtleEmphasis"/>
        </w:rPr>
      </w:pPr>
      <w:r>
        <w:rPr>
          <w:noProof/>
        </w:rPr>
        <w:lastRenderedPageBreak/>
        <w:drawing>
          <wp:inline distT="0" distB="0" distL="0" distR="0" wp14:anchorId="7BD04B18" wp14:editId="01142A01">
            <wp:extent cx="5491162" cy="3281363"/>
            <wp:effectExtent l="0" t="0" r="14605" b="14605"/>
            <wp:docPr id="52" name="Chart 52">
              <a:extLst xmlns:a="http://schemas.openxmlformats.org/drawingml/2006/main">
                <a:ext uri="{FF2B5EF4-FFF2-40B4-BE49-F238E27FC236}">
                  <a16:creationId xmlns:a16="http://schemas.microsoft.com/office/drawing/2014/main" id="{61249850-70F3-430D-9AB4-D2EE9E475F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0267F90" w14:textId="76860DC8" w:rsidR="00AC7807" w:rsidRDefault="00AC7807" w:rsidP="00AC7807">
      <w:pPr>
        <w:jc w:val="center"/>
        <w:rPr>
          <w:rStyle w:val="SubtleEmphasis"/>
        </w:rPr>
      </w:pPr>
      <w:r>
        <w:rPr>
          <w:rStyle w:val="SubtleEmphasis"/>
        </w:rPr>
        <w:t xml:space="preserve">Figure </w:t>
      </w:r>
      <w:r w:rsidR="00372BCF">
        <w:rPr>
          <w:rStyle w:val="SubtleEmphasis"/>
        </w:rPr>
        <w:t>30</w:t>
      </w:r>
      <w:r>
        <w:rPr>
          <w:rStyle w:val="SubtleEmphasis"/>
        </w:rPr>
        <w:t>: Results – random forest</w:t>
      </w:r>
      <w:r w:rsidR="00840351">
        <w:rPr>
          <w:rStyle w:val="SubtleEmphasis"/>
        </w:rPr>
        <w:t xml:space="preserve"> – default vs</w:t>
      </w:r>
      <w:r>
        <w:rPr>
          <w:rStyle w:val="SubtleEmphasis"/>
        </w:rPr>
        <w:t xml:space="preserve"> </w:t>
      </w:r>
      <w:r w:rsidR="00840351">
        <w:rPr>
          <w:rStyle w:val="SubtleEmphasis"/>
        </w:rPr>
        <w:t>tuned</w:t>
      </w:r>
      <w:r>
        <w:rPr>
          <w:rStyle w:val="SubtleEmphasis"/>
        </w:rPr>
        <w:t xml:space="preserve"> parameters – connection feature subset</w:t>
      </w:r>
    </w:p>
    <w:p w14:paraId="214DE325" w14:textId="789F4AAD" w:rsidR="00AC7807" w:rsidRDefault="00AC7807" w:rsidP="00372BCF">
      <w:pPr>
        <w:jc w:val="center"/>
        <w:rPr>
          <w:rStyle w:val="SubtleEmphasis"/>
        </w:rPr>
      </w:pPr>
      <w:r>
        <w:rPr>
          <w:rStyle w:val="SubtleEmphasis"/>
        </w:rPr>
        <w:t xml:space="preserve">Table </w:t>
      </w:r>
      <w:r w:rsidR="00372BCF">
        <w:rPr>
          <w:rStyle w:val="SubtleEmphasis"/>
        </w:rPr>
        <w:t>8</w:t>
      </w:r>
      <w:r>
        <w:rPr>
          <w:rStyle w:val="SubtleEmphasis"/>
        </w:rPr>
        <w:t xml:space="preserve">: Results – random forest </w:t>
      </w:r>
      <w:r w:rsidR="00840351">
        <w:rPr>
          <w:rStyle w:val="SubtleEmphasis"/>
        </w:rPr>
        <w:t xml:space="preserve">tuned parameters </w:t>
      </w:r>
      <w:r>
        <w:rPr>
          <w:rStyle w:val="SubtleEmphasis"/>
        </w:rPr>
        <w:t>– all features subsets</w:t>
      </w:r>
    </w:p>
    <w:tbl>
      <w:tblPr>
        <w:tblW w:w="0" w:type="auto"/>
        <w:jc w:val="center"/>
        <w:tblLook w:val="04A0" w:firstRow="1" w:lastRow="0" w:firstColumn="1" w:lastColumn="0" w:noHBand="0" w:noVBand="1"/>
      </w:tblPr>
      <w:tblGrid>
        <w:gridCol w:w="2205"/>
        <w:gridCol w:w="1035"/>
        <w:gridCol w:w="1047"/>
        <w:gridCol w:w="1489"/>
        <w:gridCol w:w="987"/>
        <w:gridCol w:w="1202"/>
        <w:gridCol w:w="987"/>
      </w:tblGrid>
      <w:tr w:rsidR="00840351" w:rsidRPr="00840351" w14:paraId="43E2FEDF" w14:textId="77777777" w:rsidTr="00840351">
        <w:trPr>
          <w:trHeight w:val="315"/>
          <w:jc w:val="center"/>
        </w:trPr>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01E406CB" w14:textId="77777777" w:rsidR="00840351" w:rsidRPr="00840351" w:rsidRDefault="00840351" w:rsidP="00840351">
            <w:pPr>
              <w:spacing w:after="0" w:line="240" w:lineRule="auto"/>
              <w:jc w:val="center"/>
              <w:rPr>
                <w:rFonts w:ascii="Calibri" w:eastAsia="Times New Roman" w:hAnsi="Calibri" w:cs="Calibri"/>
                <w:b/>
                <w:bCs/>
                <w:color w:val="FFFFFF"/>
                <w:lang w:eastAsia="en-CA"/>
              </w:rPr>
            </w:pPr>
            <w:r w:rsidRPr="00840351">
              <w:rPr>
                <w:rFonts w:ascii="Calibri" w:eastAsia="Times New Roman" w:hAnsi="Calibri" w:cs="Calibri"/>
                <w:b/>
                <w:bCs/>
                <w:color w:val="FFFFFF"/>
                <w:lang w:eastAsia="en-CA"/>
              </w:rPr>
              <w:t>Feature Subset</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3E557CA" w14:textId="77777777" w:rsidR="00840351" w:rsidRPr="00840351" w:rsidRDefault="00840351" w:rsidP="00840351">
            <w:pPr>
              <w:spacing w:after="0" w:line="240" w:lineRule="auto"/>
              <w:jc w:val="center"/>
              <w:rPr>
                <w:rFonts w:ascii="Calibri" w:eastAsia="Times New Roman" w:hAnsi="Calibri" w:cs="Calibri"/>
                <w:b/>
                <w:bCs/>
                <w:color w:val="FFFFFF"/>
                <w:lang w:eastAsia="en-CA"/>
              </w:rPr>
            </w:pPr>
            <w:r w:rsidRPr="00840351">
              <w:rPr>
                <w:rFonts w:ascii="Calibri" w:eastAsia="Times New Roman" w:hAnsi="Calibri" w:cs="Calibri"/>
                <w:b/>
                <w:bCs/>
                <w:color w:val="FFFFFF"/>
                <w:lang w:eastAsia="en-CA"/>
              </w:rPr>
              <w:t>Accuracy</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3065A326" w14:textId="153D7683" w:rsidR="00840351" w:rsidRPr="00840351" w:rsidRDefault="00840351" w:rsidP="00840351">
            <w:pPr>
              <w:spacing w:after="0" w:line="240" w:lineRule="auto"/>
              <w:jc w:val="center"/>
              <w:rPr>
                <w:rFonts w:ascii="Calibri" w:eastAsia="Times New Roman" w:hAnsi="Calibri" w:cs="Calibri"/>
                <w:b/>
                <w:bCs/>
                <w:color w:val="FFFFFF"/>
                <w:lang w:eastAsia="en-CA"/>
              </w:rPr>
            </w:pPr>
            <w:r w:rsidRPr="00840351">
              <w:rPr>
                <w:rFonts w:ascii="Calibri" w:eastAsia="Times New Roman" w:hAnsi="Calibri" w:cs="Calibri"/>
                <w:b/>
                <w:bCs/>
                <w:color w:val="FFFFFF"/>
                <w:lang w:eastAsia="en-CA"/>
              </w:rPr>
              <w:t>Precision</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630AD37" w14:textId="77777777" w:rsidR="00840351" w:rsidRPr="00840351" w:rsidRDefault="00840351" w:rsidP="00840351">
            <w:pPr>
              <w:spacing w:after="0" w:line="240" w:lineRule="auto"/>
              <w:jc w:val="center"/>
              <w:rPr>
                <w:rFonts w:ascii="Calibri" w:eastAsia="Times New Roman" w:hAnsi="Calibri" w:cs="Calibri"/>
                <w:b/>
                <w:bCs/>
                <w:color w:val="FFFFFF"/>
                <w:lang w:eastAsia="en-CA"/>
              </w:rPr>
            </w:pPr>
            <w:r w:rsidRPr="00840351">
              <w:rPr>
                <w:rFonts w:ascii="Calibri" w:eastAsia="Times New Roman" w:hAnsi="Calibri" w:cs="Calibri"/>
                <w:b/>
                <w:bCs/>
                <w:color w:val="FFFFFF"/>
                <w:lang w:eastAsia="en-CA"/>
              </w:rPr>
              <w:t>Precision VPN</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5471EA99" w14:textId="77777777" w:rsidR="00840351" w:rsidRPr="00840351" w:rsidRDefault="00840351" w:rsidP="00840351">
            <w:pPr>
              <w:spacing w:after="0" w:line="240" w:lineRule="auto"/>
              <w:jc w:val="center"/>
              <w:rPr>
                <w:rFonts w:ascii="Calibri" w:eastAsia="Times New Roman" w:hAnsi="Calibri" w:cs="Calibri"/>
                <w:b/>
                <w:bCs/>
                <w:color w:val="FFFFFF"/>
                <w:lang w:eastAsia="en-CA"/>
              </w:rPr>
            </w:pPr>
            <w:r w:rsidRPr="00840351">
              <w:rPr>
                <w:rFonts w:ascii="Calibri" w:eastAsia="Times New Roman" w:hAnsi="Calibri" w:cs="Calibri"/>
                <w:b/>
                <w:bCs/>
                <w:color w:val="FFFFFF"/>
                <w:lang w:eastAsia="en-CA"/>
              </w:rPr>
              <w:t>Recall</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3141E4B2" w14:textId="77777777" w:rsidR="00840351" w:rsidRPr="00840351" w:rsidRDefault="00840351" w:rsidP="00840351">
            <w:pPr>
              <w:spacing w:after="0" w:line="240" w:lineRule="auto"/>
              <w:jc w:val="center"/>
              <w:rPr>
                <w:rFonts w:ascii="Calibri" w:eastAsia="Times New Roman" w:hAnsi="Calibri" w:cs="Calibri"/>
                <w:b/>
                <w:bCs/>
                <w:color w:val="FFFFFF"/>
                <w:lang w:eastAsia="en-CA"/>
              </w:rPr>
            </w:pPr>
            <w:r w:rsidRPr="00840351">
              <w:rPr>
                <w:rFonts w:ascii="Calibri" w:eastAsia="Times New Roman" w:hAnsi="Calibri" w:cs="Calibri"/>
                <w:b/>
                <w:bCs/>
                <w:color w:val="FFFFFF"/>
                <w:lang w:eastAsia="en-CA"/>
              </w:rPr>
              <w:t>Recall VPN</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7EF56D5" w14:textId="77777777" w:rsidR="00840351" w:rsidRPr="00840351" w:rsidRDefault="00840351" w:rsidP="00840351">
            <w:pPr>
              <w:spacing w:after="0" w:line="240" w:lineRule="auto"/>
              <w:jc w:val="center"/>
              <w:rPr>
                <w:rFonts w:ascii="Calibri" w:eastAsia="Times New Roman" w:hAnsi="Calibri" w:cs="Calibri"/>
                <w:b/>
                <w:bCs/>
                <w:color w:val="FFFFFF"/>
                <w:lang w:eastAsia="en-CA"/>
              </w:rPr>
            </w:pPr>
            <w:r w:rsidRPr="00840351">
              <w:rPr>
                <w:rFonts w:ascii="Calibri" w:eastAsia="Times New Roman" w:hAnsi="Calibri" w:cs="Calibri"/>
                <w:b/>
                <w:bCs/>
                <w:color w:val="FFFFFF"/>
                <w:lang w:eastAsia="en-CA"/>
              </w:rPr>
              <w:t>AUC</w:t>
            </w:r>
          </w:p>
        </w:tc>
      </w:tr>
      <w:tr w:rsidR="00840351" w:rsidRPr="00840351" w14:paraId="54593D46" w14:textId="77777777" w:rsidTr="00840351">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6589483" w14:textId="77777777" w:rsidR="00840351" w:rsidRPr="00840351" w:rsidRDefault="00840351" w:rsidP="00840351">
            <w:pPr>
              <w:spacing w:after="0" w:line="240" w:lineRule="auto"/>
              <w:jc w:val="center"/>
              <w:rPr>
                <w:rFonts w:ascii="Calibri" w:eastAsia="Times New Roman" w:hAnsi="Calibri" w:cs="Calibri"/>
                <w:b/>
                <w:bCs/>
                <w:color w:val="000000"/>
                <w:lang w:eastAsia="en-CA"/>
              </w:rPr>
            </w:pPr>
            <w:r w:rsidRPr="00840351">
              <w:rPr>
                <w:rFonts w:ascii="Calibri" w:eastAsia="Times New Roman" w:hAnsi="Calibri" w:cs="Calibri"/>
                <w:b/>
                <w:bCs/>
                <w:color w:val="000000"/>
                <w:lang w:eastAsia="en-CA"/>
              </w:rPr>
              <w:t>Baseline (Default)</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F466E2F"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94.698%</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BFDE003"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96.752%</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5878BE3"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76.544%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C0E512A"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97.330%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C4C9FF6"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72.727%</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2A162D5"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95.757%</w:t>
            </w:r>
          </w:p>
        </w:tc>
      </w:tr>
      <w:tr w:rsidR="00840351" w:rsidRPr="00840351" w14:paraId="16F2AE1F" w14:textId="77777777" w:rsidTr="00840351">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E909399" w14:textId="77777777" w:rsidR="00840351" w:rsidRPr="00840351" w:rsidRDefault="00840351" w:rsidP="00840351">
            <w:pPr>
              <w:spacing w:after="0" w:line="240" w:lineRule="auto"/>
              <w:jc w:val="center"/>
              <w:rPr>
                <w:rFonts w:ascii="Calibri" w:eastAsia="Times New Roman" w:hAnsi="Calibri" w:cs="Calibri"/>
                <w:b/>
                <w:bCs/>
                <w:color w:val="000000"/>
                <w:lang w:eastAsia="en-CA"/>
              </w:rPr>
            </w:pPr>
            <w:r w:rsidRPr="00840351">
              <w:rPr>
                <w:rFonts w:ascii="Calibri" w:eastAsia="Times New Roman" w:hAnsi="Calibri" w:cs="Calibri"/>
                <w:b/>
                <w:bCs/>
                <w:color w:val="000000"/>
                <w:lang w:eastAsia="en-CA"/>
              </w:rPr>
              <w:t>Baseline (Tuned)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B7B4760"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94.777%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36DEBD8"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97.167%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AFD7942"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75.181%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921D73B"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96.979%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24ACED2"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76.398%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AED26B5"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96.596%</w:t>
            </w:r>
          </w:p>
        </w:tc>
      </w:tr>
      <w:tr w:rsidR="00840351" w:rsidRPr="00840351" w14:paraId="6E055A67" w14:textId="77777777" w:rsidTr="00840351">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70E8FDC" w14:textId="71F82DAB" w:rsidR="00840351" w:rsidRPr="00840351" w:rsidRDefault="00840351" w:rsidP="00840351">
            <w:pPr>
              <w:spacing w:after="0" w:line="240" w:lineRule="auto"/>
              <w:jc w:val="center"/>
              <w:rPr>
                <w:rFonts w:ascii="Calibri" w:eastAsia="Times New Roman" w:hAnsi="Calibri" w:cs="Calibri"/>
                <w:b/>
                <w:bCs/>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4B1D865" w14:textId="77777777" w:rsidR="00840351" w:rsidRPr="00840351" w:rsidRDefault="00840351" w:rsidP="00840351">
            <w:pPr>
              <w:spacing w:after="0" w:line="240" w:lineRule="auto"/>
              <w:jc w:val="center"/>
              <w:rPr>
                <w:rFonts w:ascii="Calibri" w:eastAsia="Times New Roman" w:hAnsi="Calibri" w:cs="Calibri"/>
                <w:b/>
                <w:bCs/>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5C75CB4" w14:textId="77777777" w:rsidR="00840351" w:rsidRPr="00840351" w:rsidRDefault="00840351" w:rsidP="00840351">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C3C4034" w14:textId="77777777" w:rsidR="00840351" w:rsidRPr="00840351" w:rsidRDefault="00840351" w:rsidP="00840351">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E77EA6C" w14:textId="77777777" w:rsidR="00840351" w:rsidRPr="00840351" w:rsidRDefault="00840351" w:rsidP="00840351">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96921C8" w14:textId="77777777" w:rsidR="00840351" w:rsidRPr="00840351" w:rsidRDefault="00840351" w:rsidP="00840351">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141A28A" w14:textId="77777777" w:rsidR="00840351" w:rsidRPr="00840351" w:rsidRDefault="00840351" w:rsidP="00840351">
            <w:pPr>
              <w:spacing w:after="0" w:line="240" w:lineRule="auto"/>
              <w:jc w:val="center"/>
              <w:rPr>
                <w:rFonts w:ascii="Times New Roman" w:eastAsia="Times New Roman" w:hAnsi="Times New Roman" w:cs="Times New Roman"/>
                <w:sz w:val="20"/>
                <w:szCs w:val="20"/>
                <w:lang w:eastAsia="en-CA"/>
              </w:rPr>
            </w:pPr>
          </w:p>
        </w:tc>
      </w:tr>
      <w:tr w:rsidR="00840351" w:rsidRPr="00840351" w14:paraId="40D41C8D" w14:textId="77777777" w:rsidTr="00840351">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5E6A0C30" w14:textId="58FCEE28" w:rsidR="00840351" w:rsidRPr="00840351" w:rsidRDefault="00840351" w:rsidP="00840351">
            <w:pPr>
              <w:spacing w:after="0" w:line="240" w:lineRule="auto"/>
              <w:jc w:val="center"/>
              <w:rPr>
                <w:rFonts w:ascii="Calibri" w:eastAsia="Times New Roman" w:hAnsi="Calibri" w:cs="Calibri"/>
                <w:b/>
                <w:bCs/>
                <w:color w:val="000000"/>
                <w:lang w:eastAsia="en-CA"/>
              </w:rPr>
            </w:pPr>
            <w:r w:rsidRPr="00840351">
              <w:rPr>
                <w:rFonts w:ascii="Calibri" w:eastAsia="Times New Roman" w:hAnsi="Calibri" w:cs="Calibri"/>
                <w:b/>
                <w:bCs/>
                <w:color w:val="000000"/>
                <w:lang w:eastAsia="en-CA"/>
              </w:rPr>
              <w:t>Connection</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2562877F"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99.331%</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4FF4E8DB"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99.539%</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0195EB9C"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97.565%</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6F7C6F2D"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99.713%</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13C1F156"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96.141%</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1254231F"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99.923%</w:t>
            </w:r>
          </w:p>
        </w:tc>
      </w:tr>
      <w:tr w:rsidR="00840351" w:rsidRPr="00840351" w14:paraId="4272A1B7" w14:textId="77777777" w:rsidTr="00840351">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4582138" w14:textId="7A496A3E" w:rsidR="00840351" w:rsidRPr="00840351" w:rsidRDefault="00840351" w:rsidP="00840351">
            <w:pPr>
              <w:spacing w:after="0" w:line="240" w:lineRule="auto"/>
              <w:jc w:val="center"/>
              <w:rPr>
                <w:rFonts w:ascii="Calibri" w:eastAsia="Times New Roman" w:hAnsi="Calibri" w:cs="Calibri"/>
                <w:b/>
                <w:bCs/>
                <w:color w:val="000000"/>
                <w:lang w:eastAsia="en-CA"/>
              </w:rPr>
            </w:pPr>
            <w:r w:rsidRPr="00840351">
              <w:rPr>
                <w:rFonts w:ascii="Calibri" w:eastAsia="Times New Roman" w:hAnsi="Calibri" w:cs="Calibri"/>
                <w:b/>
                <w:bCs/>
                <w:color w:val="000000"/>
                <w:lang w:eastAsia="en-CA"/>
              </w:rPr>
              <w:t>Connection Forward</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3FF2C92"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99.303%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F5DC4F7"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99.528%</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B5A0F18"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97.392%</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90203FB"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99.692%</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D5F7C1D"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96.054%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3294CC2"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99.879%</w:t>
            </w:r>
          </w:p>
        </w:tc>
      </w:tr>
      <w:tr w:rsidR="00840351" w:rsidRPr="00840351" w14:paraId="514424D4" w14:textId="77777777" w:rsidTr="00840351">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2B2D142" w14:textId="77777777" w:rsidR="00840351" w:rsidRPr="00840351" w:rsidRDefault="00840351" w:rsidP="00840351">
            <w:pPr>
              <w:spacing w:after="0" w:line="240" w:lineRule="auto"/>
              <w:jc w:val="center"/>
              <w:rPr>
                <w:rFonts w:ascii="Calibri" w:eastAsia="Times New Roman" w:hAnsi="Calibri" w:cs="Calibri"/>
                <w:b/>
                <w:bCs/>
                <w:color w:val="000000"/>
                <w:lang w:eastAsia="en-CA"/>
              </w:rPr>
            </w:pPr>
            <w:r w:rsidRPr="00840351">
              <w:rPr>
                <w:rFonts w:ascii="Calibri" w:eastAsia="Times New Roman" w:hAnsi="Calibri" w:cs="Calibri"/>
                <w:b/>
                <w:bCs/>
                <w:color w:val="000000"/>
                <w:lang w:eastAsia="en-CA"/>
              </w:rPr>
              <w:t>Connection Backward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1129A68"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95.290%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1BA61EC"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98.113%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64B61EC"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74.767%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4F83D47"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96.584%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2539C85"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84.492%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CA857FC"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96.670%</w:t>
            </w:r>
          </w:p>
        </w:tc>
      </w:tr>
      <w:tr w:rsidR="00840351" w:rsidRPr="00840351" w14:paraId="60D319DB" w14:textId="77777777" w:rsidTr="00840351">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E45C164" w14:textId="6D7DB412" w:rsidR="00840351" w:rsidRPr="00840351" w:rsidRDefault="00840351" w:rsidP="00840351">
            <w:pPr>
              <w:spacing w:after="0" w:line="240" w:lineRule="auto"/>
              <w:jc w:val="center"/>
              <w:rPr>
                <w:rFonts w:ascii="Calibri" w:eastAsia="Times New Roman" w:hAnsi="Calibri" w:cs="Calibri"/>
                <w:b/>
                <w:bCs/>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518F425" w14:textId="77777777" w:rsidR="00840351" w:rsidRPr="00840351" w:rsidRDefault="00840351" w:rsidP="00840351">
            <w:pPr>
              <w:spacing w:after="0" w:line="240" w:lineRule="auto"/>
              <w:jc w:val="center"/>
              <w:rPr>
                <w:rFonts w:ascii="Calibri" w:eastAsia="Times New Roman" w:hAnsi="Calibri" w:cs="Calibri"/>
                <w:b/>
                <w:bCs/>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95AE89C" w14:textId="77777777" w:rsidR="00840351" w:rsidRPr="00840351" w:rsidRDefault="00840351" w:rsidP="00840351">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F9A9937" w14:textId="77777777" w:rsidR="00840351" w:rsidRPr="00840351" w:rsidRDefault="00840351" w:rsidP="00840351">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8F4A639" w14:textId="77777777" w:rsidR="00840351" w:rsidRPr="00840351" w:rsidRDefault="00840351" w:rsidP="00840351">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C99D158" w14:textId="77777777" w:rsidR="00840351" w:rsidRPr="00840351" w:rsidRDefault="00840351" w:rsidP="00840351">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400E160" w14:textId="77777777" w:rsidR="00840351" w:rsidRPr="00840351" w:rsidRDefault="00840351" w:rsidP="00840351">
            <w:pPr>
              <w:spacing w:after="0" w:line="240" w:lineRule="auto"/>
              <w:jc w:val="center"/>
              <w:rPr>
                <w:rFonts w:ascii="Times New Roman" w:eastAsia="Times New Roman" w:hAnsi="Times New Roman" w:cs="Times New Roman"/>
                <w:sz w:val="20"/>
                <w:szCs w:val="20"/>
                <w:lang w:eastAsia="en-CA"/>
              </w:rPr>
            </w:pPr>
          </w:p>
        </w:tc>
      </w:tr>
      <w:tr w:rsidR="00840351" w:rsidRPr="00840351" w14:paraId="22BE0F87" w14:textId="77777777" w:rsidTr="00840351">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D93DBAD" w14:textId="77777777" w:rsidR="00840351" w:rsidRPr="00840351" w:rsidRDefault="00840351" w:rsidP="00840351">
            <w:pPr>
              <w:spacing w:after="0" w:line="240" w:lineRule="auto"/>
              <w:jc w:val="center"/>
              <w:rPr>
                <w:rFonts w:ascii="Calibri" w:eastAsia="Times New Roman" w:hAnsi="Calibri" w:cs="Calibri"/>
                <w:b/>
                <w:bCs/>
                <w:color w:val="000000"/>
                <w:lang w:eastAsia="en-CA"/>
              </w:rPr>
            </w:pPr>
            <w:r w:rsidRPr="00840351">
              <w:rPr>
                <w:rFonts w:ascii="Calibri" w:eastAsia="Times New Roman" w:hAnsi="Calibri" w:cs="Calibri"/>
                <w:b/>
                <w:bCs/>
                <w:color w:val="000000"/>
                <w:lang w:eastAsia="en-CA"/>
              </w:rPr>
              <w:t>Time</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C5F2BA7"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99.190%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A1A7B28"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99.461%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4F3B766"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96.891%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4CFA648"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99.633%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2B1D61"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95.491%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A12EA94"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99.903%</w:t>
            </w:r>
          </w:p>
        </w:tc>
      </w:tr>
      <w:tr w:rsidR="00840351" w:rsidRPr="00840351" w14:paraId="40378102" w14:textId="77777777" w:rsidTr="00840351">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06666C3" w14:textId="77777777" w:rsidR="00840351" w:rsidRPr="00840351" w:rsidRDefault="00840351" w:rsidP="00840351">
            <w:pPr>
              <w:spacing w:after="0" w:line="240" w:lineRule="auto"/>
              <w:jc w:val="center"/>
              <w:rPr>
                <w:rFonts w:ascii="Calibri" w:eastAsia="Times New Roman" w:hAnsi="Calibri" w:cs="Calibri"/>
                <w:b/>
                <w:bCs/>
                <w:color w:val="000000"/>
                <w:lang w:eastAsia="en-CA"/>
              </w:rPr>
            </w:pPr>
            <w:r w:rsidRPr="00840351">
              <w:rPr>
                <w:rFonts w:ascii="Calibri" w:eastAsia="Times New Roman" w:hAnsi="Calibri" w:cs="Calibri"/>
                <w:b/>
                <w:bCs/>
                <w:color w:val="000000"/>
                <w:lang w:eastAsia="en-CA"/>
              </w:rPr>
              <w:t>Time forward</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38133F0"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99.123%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EB243A6"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99.428%</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7D9F965"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96.542%</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041531C"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99.591%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51E3495"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95.216%</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2D4290C"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99.834%</w:t>
            </w:r>
          </w:p>
        </w:tc>
      </w:tr>
      <w:tr w:rsidR="00840351" w:rsidRPr="00840351" w14:paraId="4ECD42FE" w14:textId="77777777" w:rsidTr="00840351">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C5D06CA" w14:textId="77777777" w:rsidR="00840351" w:rsidRPr="00840351" w:rsidRDefault="00840351" w:rsidP="00840351">
            <w:pPr>
              <w:spacing w:after="0" w:line="240" w:lineRule="auto"/>
              <w:jc w:val="center"/>
              <w:rPr>
                <w:rFonts w:ascii="Calibri" w:eastAsia="Times New Roman" w:hAnsi="Calibri" w:cs="Calibri"/>
                <w:b/>
                <w:bCs/>
                <w:color w:val="000000"/>
                <w:lang w:eastAsia="en-CA"/>
              </w:rPr>
            </w:pPr>
            <w:r w:rsidRPr="00840351">
              <w:rPr>
                <w:rFonts w:ascii="Calibri" w:eastAsia="Times New Roman" w:hAnsi="Calibri" w:cs="Calibri"/>
                <w:b/>
                <w:bCs/>
                <w:color w:val="000000"/>
                <w:lang w:eastAsia="en-CA"/>
              </w:rPr>
              <w:t>Time backwards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7DA3DCA"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95.258%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A813005"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98.105%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91C0E27"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74.591%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457BBF2"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96.555%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4D1FB39"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84.434%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69F780D"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96.636%</w:t>
            </w:r>
          </w:p>
        </w:tc>
      </w:tr>
      <w:tr w:rsidR="00840351" w:rsidRPr="00840351" w14:paraId="0D8E5D90" w14:textId="77777777" w:rsidTr="00840351">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38FF3EC" w14:textId="0A7217F2" w:rsidR="00840351" w:rsidRPr="00840351" w:rsidRDefault="00840351" w:rsidP="00840351">
            <w:pPr>
              <w:spacing w:after="0" w:line="240" w:lineRule="auto"/>
              <w:jc w:val="center"/>
              <w:rPr>
                <w:rFonts w:ascii="Calibri" w:eastAsia="Times New Roman" w:hAnsi="Calibri" w:cs="Calibri"/>
                <w:b/>
                <w:bCs/>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48D82EC" w14:textId="77777777" w:rsidR="00840351" w:rsidRPr="00840351" w:rsidRDefault="00840351" w:rsidP="00840351">
            <w:pPr>
              <w:spacing w:after="0" w:line="240" w:lineRule="auto"/>
              <w:jc w:val="center"/>
              <w:rPr>
                <w:rFonts w:ascii="Calibri" w:eastAsia="Times New Roman" w:hAnsi="Calibri" w:cs="Calibri"/>
                <w:b/>
                <w:bCs/>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3E45793" w14:textId="77777777" w:rsidR="00840351" w:rsidRPr="00840351" w:rsidRDefault="00840351" w:rsidP="00840351">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A0072F3" w14:textId="77777777" w:rsidR="00840351" w:rsidRPr="00840351" w:rsidRDefault="00840351" w:rsidP="00840351">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E46B83B" w14:textId="77777777" w:rsidR="00840351" w:rsidRPr="00840351" w:rsidRDefault="00840351" w:rsidP="00840351">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A16951C" w14:textId="77777777" w:rsidR="00840351" w:rsidRPr="00840351" w:rsidRDefault="00840351" w:rsidP="00840351">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F633FAB" w14:textId="77777777" w:rsidR="00840351" w:rsidRPr="00840351" w:rsidRDefault="00840351" w:rsidP="00840351">
            <w:pPr>
              <w:spacing w:after="0" w:line="240" w:lineRule="auto"/>
              <w:jc w:val="center"/>
              <w:rPr>
                <w:rFonts w:ascii="Times New Roman" w:eastAsia="Times New Roman" w:hAnsi="Times New Roman" w:cs="Times New Roman"/>
                <w:sz w:val="20"/>
                <w:szCs w:val="20"/>
                <w:lang w:eastAsia="en-CA"/>
              </w:rPr>
            </w:pPr>
          </w:p>
        </w:tc>
      </w:tr>
      <w:tr w:rsidR="00840351" w:rsidRPr="00840351" w14:paraId="716FF984" w14:textId="77777777" w:rsidTr="00840351">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9A81A02" w14:textId="77777777" w:rsidR="00840351" w:rsidRPr="00840351" w:rsidRDefault="00840351" w:rsidP="00840351">
            <w:pPr>
              <w:spacing w:after="0" w:line="240" w:lineRule="auto"/>
              <w:jc w:val="center"/>
              <w:rPr>
                <w:rFonts w:ascii="Calibri" w:eastAsia="Times New Roman" w:hAnsi="Calibri" w:cs="Calibri"/>
                <w:b/>
                <w:bCs/>
                <w:color w:val="000000"/>
                <w:lang w:eastAsia="en-CA"/>
              </w:rPr>
            </w:pPr>
            <w:r w:rsidRPr="00840351">
              <w:rPr>
                <w:rFonts w:ascii="Calibri" w:eastAsia="Times New Roman" w:hAnsi="Calibri" w:cs="Calibri"/>
                <w:b/>
                <w:bCs/>
                <w:color w:val="000000"/>
                <w:lang w:eastAsia="en-CA"/>
              </w:rPr>
              <w:t>Combined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0FA7726"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99.312%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3B9BE08"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99.537%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7BBE87C"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97.408%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ED2C3FF"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99.694%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6B5FD81"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96.127%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ECB1EF9"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99.939%</w:t>
            </w:r>
          </w:p>
        </w:tc>
      </w:tr>
      <w:tr w:rsidR="00840351" w:rsidRPr="00840351" w14:paraId="01F004E7" w14:textId="77777777" w:rsidTr="00840351">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000000" w:fill="DBDBDB"/>
            <w:noWrap/>
            <w:vAlign w:val="center"/>
            <w:hideMark/>
          </w:tcPr>
          <w:p w14:paraId="6FC42C98" w14:textId="77777777" w:rsidR="00840351" w:rsidRPr="00840351" w:rsidRDefault="00840351" w:rsidP="00840351">
            <w:pPr>
              <w:spacing w:after="0" w:line="240" w:lineRule="auto"/>
              <w:jc w:val="center"/>
              <w:rPr>
                <w:rFonts w:ascii="Calibri" w:eastAsia="Times New Roman" w:hAnsi="Calibri" w:cs="Calibri"/>
                <w:b/>
                <w:bCs/>
                <w:color w:val="000000"/>
                <w:lang w:eastAsia="en-CA"/>
              </w:rPr>
            </w:pPr>
            <w:r w:rsidRPr="00840351">
              <w:rPr>
                <w:rFonts w:ascii="Calibri" w:eastAsia="Times New Roman" w:hAnsi="Calibri" w:cs="Calibri"/>
                <w:b/>
                <w:bCs/>
                <w:color w:val="000000"/>
                <w:lang w:eastAsia="en-CA"/>
              </w:rPr>
              <w:t>Combined Forward</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3EFB5EF"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99.270%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E236F43"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99.518%</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0702439"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97.175%</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92A721B"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99.666%</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C682FA7"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95.968%</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3F8FC34"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99.900%</w:t>
            </w:r>
          </w:p>
        </w:tc>
      </w:tr>
      <w:tr w:rsidR="00840351" w:rsidRPr="00840351" w14:paraId="53F9917C" w14:textId="77777777" w:rsidTr="00840351">
        <w:trPr>
          <w:trHeight w:val="300"/>
          <w:jc w:val="center"/>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6FF8B342" w14:textId="77777777" w:rsidR="00840351" w:rsidRPr="00840351" w:rsidRDefault="00840351" w:rsidP="00840351">
            <w:pPr>
              <w:spacing w:after="0" w:line="240" w:lineRule="auto"/>
              <w:jc w:val="center"/>
              <w:rPr>
                <w:rFonts w:ascii="Calibri" w:eastAsia="Times New Roman" w:hAnsi="Calibri" w:cs="Calibri"/>
                <w:b/>
                <w:bCs/>
                <w:color w:val="000000"/>
                <w:lang w:eastAsia="en-CA"/>
              </w:rPr>
            </w:pPr>
            <w:r w:rsidRPr="00840351">
              <w:rPr>
                <w:rFonts w:ascii="Calibri" w:eastAsia="Times New Roman" w:hAnsi="Calibri" w:cs="Calibri"/>
                <w:b/>
                <w:bCs/>
                <w:color w:val="000000"/>
                <w:lang w:eastAsia="en-CA"/>
              </w:rPr>
              <w:t>Combined Backward</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3301E4AA"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95.289%</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6AAE17B6"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98.106%</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33D085AC"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74.782%</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61A4E82E"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96.589%</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0E6C1E9B"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84.434%</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64DED761" w14:textId="77777777" w:rsidR="00840351" w:rsidRPr="00840351" w:rsidRDefault="00840351" w:rsidP="00840351">
            <w:pPr>
              <w:spacing w:after="0" w:line="240" w:lineRule="auto"/>
              <w:jc w:val="center"/>
              <w:rPr>
                <w:rFonts w:ascii="Calibri" w:eastAsia="Times New Roman" w:hAnsi="Calibri" w:cs="Calibri"/>
                <w:color w:val="000000"/>
                <w:lang w:eastAsia="en-CA"/>
              </w:rPr>
            </w:pPr>
            <w:r w:rsidRPr="00840351">
              <w:rPr>
                <w:rFonts w:ascii="Calibri" w:eastAsia="Times New Roman" w:hAnsi="Calibri" w:cs="Calibri"/>
                <w:color w:val="000000"/>
                <w:lang w:eastAsia="en-CA"/>
              </w:rPr>
              <w:t>96.661%</w:t>
            </w:r>
          </w:p>
        </w:tc>
      </w:tr>
    </w:tbl>
    <w:p w14:paraId="1200BF2B" w14:textId="5E1F9AC9" w:rsidR="00840351" w:rsidRDefault="00840351" w:rsidP="0091536D">
      <w:pPr>
        <w:rPr>
          <w:rStyle w:val="SubtleEmphasis"/>
        </w:rPr>
      </w:pPr>
    </w:p>
    <w:p w14:paraId="7D81E89B" w14:textId="1D13BC32" w:rsidR="0091536D" w:rsidRDefault="0091536D" w:rsidP="0091536D">
      <w:pPr>
        <w:rPr>
          <w:rStyle w:val="SubtleEmphasis"/>
        </w:rPr>
      </w:pPr>
      <w:r>
        <w:rPr>
          <w:noProof/>
        </w:rPr>
        <w:lastRenderedPageBreak/>
        <w:drawing>
          <wp:inline distT="0" distB="0" distL="0" distR="0" wp14:anchorId="1927892E" wp14:editId="672A7B83">
            <wp:extent cx="5943600" cy="3568065"/>
            <wp:effectExtent l="0" t="0" r="0" b="13335"/>
            <wp:docPr id="53" name="Chart 53">
              <a:extLst xmlns:a="http://schemas.openxmlformats.org/drawingml/2006/main">
                <a:ext uri="{FF2B5EF4-FFF2-40B4-BE49-F238E27FC236}">
                  <a16:creationId xmlns:a16="http://schemas.microsoft.com/office/drawing/2014/main" id="{023C4231-8937-4323-B6D2-46D55B31B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BBF9327" w14:textId="20450EF8" w:rsidR="00AC7807" w:rsidRDefault="00AC7807" w:rsidP="00372BCF">
      <w:pPr>
        <w:jc w:val="center"/>
        <w:rPr>
          <w:rStyle w:val="SubtleEmphasis"/>
        </w:rPr>
      </w:pPr>
      <w:r>
        <w:rPr>
          <w:rStyle w:val="SubtleEmphasis"/>
        </w:rPr>
        <w:t xml:space="preserve">Figure </w:t>
      </w:r>
      <w:r w:rsidR="00372BCF">
        <w:rPr>
          <w:rStyle w:val="SubtleEmphasis"/>
        </w:rPr>
        <w:t>31</w:t>
      </w:r>
      <w:r>
        <w:rPr>
          <w:rStyle w:val="SubtleEmphasis"/>
        </w:rPr>
        <w:t xml:space="preserve">: Results – gradient boost </w:t>
      </w:r>
      <w:r w:rsidR="00840351">
        <w:rPr>
          <w:rStyle w:val="SubtleEmphasis"/>
        </w:rPr>
        <w:t xml:space="preserve">tuned parameters </w:t>
      </w:r>
      <w:r>
        <w:rPr>
          <w:rStyle w:val="SubtleEmphasis"/>
        </w:rPr>
        <w:t>– main three feature subsets</w:t>
      </w:r>
    </w:p>
    <w:p w14:paraId="145C0A0D" w14:textId="7ADBDC4B" w:rsidR="0091536D" w:rsidRDefault="0091536D" w:rsidP="00372BCF">
      <w:pPr>
        <w:jc w:val="center"/>
        <w:rPr>
          <w:rStyle w:val="SubtleEmphasis"/>
        </w:rPr>
      </w:pPr>
      <w:r>
        <w:rPr>
          <w:noProof/>
        </w:rPr>
        <w:drawing>
          <wp:inline distT="0" distB="0" distL="0" distR="0" wp14:anchorId="5F9F131E" wp14:editId="63D13A03">
            <wp:extent cx="5943600" cy="3423920"/>
            <wp:effectExtent l="0" t="0" r="0" b="5080"/>
            <wp:docPr id="54" name="Chart 54">
              <a:extLst xmlns:a="http://schemas.openxmlformats.org/drawingml/2006/main">
                <a:ext uri="{FF2B5EF4-FFF2-40B4-BE49-F238E27FC236}">
                  <a16:creationId xmlns:a16="http://schemas.microsoft.com/office/drawing/2014/main" id="{BA7B235A-7BED-4184-BB9A-DA4D53AC1E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D0FD515" w14:textId="2925D5F7" w:rsidR="00AC7807" w:rsidRDefault="00AC7807" w:rsidP="00372BCF">
      <w:pPr>
        <w:jc w:val="center"/>
        <w:rPr>
          <w:rStyle w:val="SubtleEmphasis"/>
        </w:rPr>
      </w:pPr>
      <w:r>
        <w:rPr>
          <w:rStyle w:val="SubtleEmphasis"/>
        </w:rPr>
        <w:t xml:space="preserve">Figure </w:t>
      </w:r>
      <w:r w:rsidR="00372BCF">
        <w:rPr>
          <w:rStyle w:val="SubtleEmphasis"/>
        </w:rPr>
        <w:t>32</w:t>
      </w:r>
      <w:r>
        <w:rPr>
          <w:rStyle w:val="SubtleEmphasis"/>
        </w:rPr>
        <w:t xml:space="preserve">: Confusion matrix (stacked column representation) – gradient boost </w:t>
      </w:r>
      <w:r w:rsidR="00840351">
        <w:rPr>
          <w:rStyle w:val="SubtleEmphasis"/>
        </w:rPr>
        <w:t>tuned parameters</w:t>
      </w:r>
      <w:r>
        <w:rPr>
          <w:rStyle w:val="SubtleEmphasis"/>
        </w:rPr>
        <w:t xml:space="preserve"> – main three feature subsets</w:t>
      </w:r>
      <w:r w:rsidR="0091536D">
        <w:rPr>
          <w:rStyle w:val="SubtleEmphasis"/>
        </w:rPr>
        <w:t xml:space="preserve"> (N.B. vertical axis starts at 50%)</w:t>
      </w:r>
    </w:p>
    <w:p w14:paraId="2B8E3AE6" w14:textId="4B91F04F" w:rsidR="0091536D" w:rsidRDefault="0091536D" w:rsidP="00372BCF">
      <w:pPr>
        <w:jc w:val="center"/>
        <w:rPr>
          <w:rStyle w:val="SubtleEmphasis"/>
        </w:rPr>
      </w:pPr>
      <w:r>
        <w:rPr>
          <w:noProof/>
        </w:rPr>
        <w:lastRenderedPageBreak/>
        <w:drawing>
          <wp:inline distT="0" distB="0" distL="0" distR="0" wp14:anchorId="38BCF6B8" wp14:editId="6CAB74BB">
            <wp:extent cx="5943600" cy="3864610"/>
            <wp:effectExtent l="0" t="0" r="0" b="2540"/>
            <wp:docPr id="55" name="Chart 55">
              <a:extLst xmlns:a="http://schemas.openxmlformats.org/drawingml/2006/main">
                <a:ext uri="{FF2B5EF4-FFF2-40B4-BE49-F238E27FC236}">
                  <a16:creationId xmlns:a16="http://schemas.microsoft.com/office/drawing/2014/main" id="{F0DACABD-9EA8-450A-84C7-F2F9922E24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C820103" w14:textId="25F8BDCF" w:rsidR="00D41DF3" w:rsidRDefault="00AC7807" w:rsidP="00486738">
      <w:pPr>
        <w:jc w:val="center"/>
        <w:rPr>
          <w:rStyle w:val="SubtleEmphasis"/>
        </w:rPr>
      </w:pPr>
      <w:r>
        <w:rPr>
          <w:rStyle w:val="SubtleEmphasis"/>
        </w:rPr>
        <w:t xml:space="preserve">Figure </w:t>
      </w:r>
      <w:r w:rsidR="00372BCF">
        <w:rPr>
          <w:rStyle w:val="SubtleEmphasis"/>
        </w:rPr>
        <w:t>33</w:t>
      </w:r>
      <w:r>
        <w:rPr>
          <w:rStyle w:val="SubtleEmphasis"/>
        </w:rPr>
        <w:t xml:space="preserve">: </w:t>
      </w:r>
      <w:r w:rsidR="00D41DF3">
        <w:rPr>
          <w:rStyle w:val="SubtleEmphasis"/>
        </w:rPr>
        <w:t xml:space="preserve">Results – gradient boost – default vs tuned parameters – connection feature subset </w:t>
      </w:r>
    </w:p>
    <w:p w14:paraId="28ABDE07" w14:textId="70D73CDE" w:rsidR="00AC7807" w:rsidRDefault="00AC7807" w:rsidP="00486738">
      <w:pPr>
        <w:jc w:val="center"/>
        <w:rPr>
          <w:rStyle w:val="SubtleEmphasis"/>
        </w:rPr>
      </w:pPr>
      <w:r>
        <w:rPr>
          <w:rStyle w:val="SubtleEmphasis"/>
        </w:rPr>
        <w:t xml:space="preserve">Table </w:t>
      </w:r>
      <w:r w:rsidR="00372BCF">
        <w:rPr>
          <w:rStyle w:val="SubtleEmphasis"/>
        </w:rPr>
        <w:t>9</w:t>
      </w:r>
      <w:r>
        <w:rPr>
          <w:rStyle w:val="SubtleEmphasis"/>
        </w:rPr>
        <w:t xml:space="preserve">: Results – gradient boost </w:t>
      </w:r>
      <w:r w:rsidR="00840351">
        <w:rPr>
          <w:rStyle w:val="SubtleEmphasis"/>
        </w:rPr>
        <w:t xml:space="preserve">tuned parameters </w:t>
      </w:r>
      <w:r>
        <w:rPr>
          <w:rStyle w:val="SubtleEmphasis"/>
        </w:rPr>
        <w:t>– all features subsets</w:t>
      </w:r>
    </w:p>
    <w:tbl>
      <w:tblPr>
        <w:tblW w:w="0" w:type="auto"/>
        <w:jc w:val="center"/>
        <w:tblLook w:val="04A0" w:firstRow="1" w:lastRow="0" w:firstColumn="1" w:lastColumn="0" w:noHBand="0" w:noVBand="1"/>
      </w:tblPr>
      <w:tblGrid>
        <w:gridCol w:w="2205"/>
        <w:gridCol w:w="1035"/>
        <w:gridCol w:w="1047"/>
        <w:gridCol w:w="1489"/>
        <w:gridCol w:w="987"/>
        <w:gridCol w:w="1202"/>
        <w:gridCol w:w="987"/>
      </w:tblGrid>
      <w:tr w:rsidR="00D41DF3" w:rsidRPr="00D41DF3" w14:paraId="316CDE85" w14:textId="77777777" w:rsidTr="00D41DF3">
        <w:trPr>
          <w:trHeight w:val="315"/>
          <w:jc w:val="center"/>
        </w:trPr>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3B489024" w14:textId="77777777" w:rsidR="00D41DF3" w:rsidRPr="00D41DF3" w:rsidRDefault="00D41DF3" w:rsidP="00D41DF3">
            <w:pPr>
              <w:spacing w:after="0" w:line="240" w:lineRule="auto"/>
              <w:jc w:val="center"/>
              <w:rPr>
                <w:rFonts w:ascii="Calibri" w:eastAsia="Times New Roman" w:hAnsi="Calibri" w:cs="Calibri"/>
                <w:b/>
                <w:bCs/>
                <w:color w:val="FFFFFF"/>
                <w:lang w:eastAsia="en-CA"/>
              </w:rPr>
            </w:pPr>
            <w:r w:rsidRPr="00D41DF3">
              <w:rPr>
                <w:rFonts w:ascii="Calibri" w:eastAsia="Times New Roman" w:hAnsi="Calibri" w:cs="Calibri"/>
                <w:b/>
                <w:bCs/>
                <w:color w:val="FFFFFF"/>
                <w:lang w:eastAsia="en-CA"/>
              </w:rPr>
              <w:t>Feature Subset</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9CE87B9" w14:textId="77777777" w:rsidR="00D41DF3" w:rsidRPr="00D41DF3" w:rsidRDefault="00D41DF3" w:rsidP="00D41DF3">
            <w:pPr>
              <w:spacing w:after="0" w:line="240" w:lineRule="auto"/>
              <w:jc w:val="center"/>
              <w:rPr>
                <w:rFonts w:ascii="Calibri" w:eastAsia="Times New Roman" w:hAnsi="Calibri" w:cs="Calibri"/>
                <w:b/>
                <w:bCs/>
                <w:color w:val="FFFFFF"/>
                <w:lang w:eastAsia="en-CA"/>
              </w:rPr>
            </w:pPr>
            <w:r w:rsidRPr="00D41DF3">
              <w:rPr>
                <w:rFonts w:ascii="Calibri" w:eastAsia="Times New Roman" w:hAnsi="Calibri" w:cs="Calibri"/>
                <w:b/>
                <w:bCs/>
                <w:color w:val="FFFFFF"/>
                <w:lang w:eastAsia="en-CA"/>
              </w:rPr>
              <w:t>Accuracy</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3339AB76" w14:textId="61BA5DE1" w:rsidR="00D41DF3" w:rsidRPr="00D41DF3" w:rsidRDefault="00D41DF3" w:rsidP="00D41DF3">
            <w:pPr>
              <w:spacing w:after="0" w:line="240" w:lineRule="auto"/>
              <w:jc w:val="center"/>
              <w:rPr>
                <w:rFonts w:ascii="Calibri" w:eastAsia="Times New Roman" w:hAnsi="Calibri" w:cs="Calibri"/>
                <w:b/>
                <w:bCs/>
                <w:color w:val="FFFFFF"/>
                <w:lang w:eastAsia="en-CA"/>
              </w:rPr>
            </w:pPr>
            <w:r w:rsidRPr="00D41DF3">
              <w:rPr>
                <w:rFonts w:ascii="Calibri" w:eastAsia="Times New Roman" w:hAnsi="Calibri" w:cs="Calibri"/>
                <w:b/>
                <w:bCs/>
                <w:color w:val="FFFFFF"/>
                <w:lang w:eastAsia="en-CA"/>
              </w:rPr>
              <w:t>Precision</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6738CE2" w14:textId="77777777" w:rsidR="00D41DF3" w:rsidRPr="00D41DF3" w:rsidRDefault="00D41DF3" w:rsidP="00D41DF3">
            <w:pPr>
              <w:spacing w:after="0" w:line="240" w:lineRule="auto"/>
              <w:jc w:val="center"/>
              <w:rPr>
                <w:rFonts w:ascii="Calibri" w:eastAsia="Times New Roman" w:hAnsi="Calibri" w:cs="Calibri"/>
                <w:b/>
                <w:bCs/>
                <w:color w:val="FFFFFF"/>
                <w:lang w:eastAsia="en-CA"/>
              </w:rPr>
            </w:pPr>
            <w:r w:rsidRPr="00D41DF3">
              <w:rPr>
                <w:rFonts w:ascii="Calibri" w:eastAsia="Times New Roman" w:hAnsi="Calibri" w:cs="Calibri"/>
                <w:b/>
                <w:bCs/>
                <w:color w:val="FFFFFF"/>
                <w:lang w:eastAsia="en-CA"/>
              </w:rPr>
              <w:t>Precision VPN</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59F08AB9" w14:textId="77777777" w:rsidR="00D41DF3" w:rsidRPr="00D41DF3" w:rsidRDefault="00D41DF3" w:rsidP="00D41DF3">
            <w:pPr>
              <w:spacing w:after="0" w:line="240" w:lineRule="auto"/>
              <w:jc w:val="center"/>
              <w:rPr>
                <w:rFonts w:ascii="Calibri" w:eastAsia="Times New Roman" w:hAnsi="Calibri" w:cs="Calibri"/>
                <w:b/>
                <w:bCs/>
                <w:color w:val="FFFFFF"/>
                <w:lang w:eastAsia="en-CA"/>
              </w:rPr>
            </w:pPr>
            <w:r w:rsidRPr="00D41DF3">
              <w:rPr>
                <w:rFonts w:ascii="Calibri" w:eastAsia="Times New Roman" w:hAnsi="Calibri" w:cs="Calibri"/>
                <w:b/>
                <w:bCs/>
                <w:color w:val="FFFFFF"/>
                <w:lang w:eastAsia="en-CA"/>
              </w:rPr>
              <w:t>Recall</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7C06C620" w14:textId="77777777" w:rsidR="00D41DF3" w:rsidRPr="00D41DF3" w:rsidRDefault="00D41DF3" w:rsidP="00D41DF3">
            <w:pPr>
              <w:spacing w:after="0" w:line="240" w:lineRule="auto"/>
              <w:jc w:val="center"/>
              <w:rPr>
                <w:rFonts w:ascii="Calibri" w:eastAsia="Times New Roman" w:hAnsi="Calibri" w:cs="Calibri"/>
                <w:b/>
                <w:bCs/>
                <w:color w:val="FFFFFF"/>
                <w:lang w:eastAsia="en-CA"/>
              </w:rPr>
            </w:pPr>
            <w:r w:rsidRPr="00D41DF3">
              <w:rPr>
                <w:rFonts w:ascii="Calibri" w:eastAsia="Times New Roman" w:hAnsi="Calibri" w:cs="Calibri"/>
                <w:b/>
                <w:bCs/>
                <w:color w:val="FFFFFF"/>
                <w:lang w:eastAsia="en-CA"/>
              </w:rPr>
              <w:t>Recall VPN</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AEBC18C" w14:textId="77777777" w:rsidR="00D41DF3" w:rsidRPr="00D41DF3" w:rsidRDefault="00D41DF3" w:rsidP="00D41DF3">
            <w:pPr>
              <w:spacing w:after="0" w:line="240" w:lineRule="auto"/>
              <w:jc w:val="center"/>
              <w:rPr>
                <w:rFonts w:ascii="Calibri" w:eastAsia="Times New Roman" w:hAnsi="Calibri" w:cs="Calibri"/>
                <w:b/>
                <w:bCs/>
                <w:color w:val="FFFFFF"/>
                <w:lang w:eastAsia="en-CA"/>
              </w:rPr>
            </w:pPr>
            <w:r w:rsidRPr="00D41DF3">
              <w:rPr>
                <w:rFonts w:ascii="Calibri" w:eastAsia="Times New Roman" w:hAnsi="Calibri" w:cs="Calibri"/>
                <w:b/>
                <w:bCs/>
                <w:color w:val="FFFFFF"/>
                <w:lang w:eastAsia="en-CA"/>
              </w:rPr>
              <w:t>AUC</w:t>
            </w:r>
          </w:p>
        </w:tc>
      </w:tr>
      <w:tr w:rsidR="00D41DF3" w:rsidRPr="00D41DF3" w14:paraId="46D5E1A0" w14:textId="77777777" w:rsidTr="00D41DF3">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8A152CF" w14:textId="77777777" w:rsidR="00D41DF3" w:rsidRPr="00D41DF3" w:rsidRDefault="00D41DF3" w:rsidP="00D41DF3">
            <w:pPr>
              <w:spacing w:after="0" w:line="240" w:lineRule="auto"/>
              <w:jc w:val="center"/>
              <w:rPr>
                <w:rFonts w:ascii="Calibri" w:eastAsia="Times New Roman" w:hAnsi="Calibri" w:cs="Calibri"/>
                <w:b/>
                <w:bCs/>
                <w:color w:val="000000"/>
                <w:lang w:eastAsia="en-CA"/>
              </w:rPr>
            </w:pPr>
            <w:r w:rsidRPr="00D41DF3">
              <w:rPr>
                <w:rFonts w:ascii="Calibri" w:eastAsia="Times New Roman" w:hAnsi="Calibri" w:cs="Calibri"/>
                <w:b/>
                <w:bCs/>
                <w:color w:val="000000"/>
                <w:lang w:eastAsia="en-CA"/>
              </w:rPr>
              <w:t>Baseline (Default)</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FF29569"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92.473%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85A9830"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95.283%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68D4860"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66.337%</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51E43AB"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96.342%</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516EB30"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60.182%</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B4951D9"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94.774%</w:t>
            </w:r>
          </w:p>
        </w:tc>
      </w:tr>
      <w:tr w:rsidR="00D41DF3" w:rsidRPr="00D41DF3" w14:paraId="51C1481F" w14:textId="77777777" w:rsidTr="00D41DF3">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63D9144" w14:textId="77777777" w:rsidR="00D41DF3" w:rsidRPr="00D41DF3" w:rsidRDefault="00D41DF3" w:rsidP="00D41DF3">
            <w:pPr>
              <w:spacing w:after="0" w:line="240" w:lineRule="auto"/>
              <w:jc w:val="center"/>
              <w:rPr>
                <w:rFonts w:ascii="Calibri" w:eastAsia="Times New Roman" w:hAnsi="Calibri" w:cs="Calibri"/>
                <w:b/>
                <w:bCs/>
                <w:color w:val="000000"/>
                <w:lang w:eastAsia="en-CA"/>
              </w:rPr>
            </w:pPr>
            <w:r w:rsidRPr="00D41DF3">
              <w:rPr>
                <w:rFonts w:ascii="Calibri" w:eastAsia="Times New Roman" w:hAnsi="Calibri" w:cs="Calibri"/>
                <w:b/>
                <w:bCs/>
                <w:color w:val="000000"/>
                <w:lang w:eastAsia="en-CA"/>
              </w:rPr>
              <w:t>Baseline (Tuned)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2FAA4E2"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76.557%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494615E"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95.893%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B68493B"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27.440%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ACE66D3"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77.049%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B4B9960"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72.453%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E47C0ED"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73.657%</w:t>
            </w:r>
          </w:p>
        </w:tc>
      </w:tr>
      <w:tr w:rsidR="00D41DF3" w:rsidRPr="00D41DF3" w14:paraId="7D6A5832" w14:textId="77777777" w:rsidTr="00D41DF3">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EF8A932" w14:textId="45B06F68" w:rsidR="00D41DF3" w:rsidRPr="00D41DF3" w:rsidRDefault="00D41DF3" w:rsidP="00D41DF3">
            <w:pPr>
              <w:spacing w:after="0" w:line="240" w:lineRule="auto"/>
              <w:jc w:val="center"/>
              <w:rPr>
                <w:rFonts w:ascii="Calibri" w:eastAsia="Times New Roman" w:hAnsi="Calibri" w:cs="Calibri"/>
                <w:b/>
                <w:bCs/>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47FDE80" w14:textId="77777777" w:rsidR="00D41DF3" w:rsidRPr="00D41DF3" w:rsidRDefault="00D41DF3" w:rsidP="00D41DF3">
            <w:pPr>
              <w:spacing w:after="0" w:line="240" w:lineRule="auto"/>
              <w:jc w:val="center"/>
              <w:rPr>
                <w:rFonts w:ascii="Calibri" w:eastAsia="Times New Roman" w:hAnsi="Calibri" w:cs="Calibri"/>
                <w:b/>
                <w:bCs/>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8878760" w14:textId="77777777" w:rsidR="00D41DF3" w:rsidRPr="00D41DF3" w:rsidRDefault="00D41DF3" w:rsidP="00D41DF3">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2615486" w14:textId="77777777" w:rsidR="00D41DF3" w:rsidRPr="00D41DF3" w:rsidRDefault="00D41DF3" w:rsidP="00D41DF3">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AF4930A" w14:textId="77777777" w:rsidR="00D41DF3" w:rsidRPr="00D41DF3" w:rsidRDefault="00D41DF3" w:rsidP="00D41DF3">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3B9B1DD" w14:textId="77777777" w:rsidR="00D41DF3" w:rsidRPr="00D41DF3" w:rsidRDefault="00D41DF3" w:rsidP="00D41DF3">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5E92CD9" w14:textId="77777777" w:rsidR="00D41DF3" w:rsidRPr="00D41DF3" w:rsidRDefault="00D41DF3" w:rsidP="00D41DF3">
            <w:pPr>
              <w:spacing w:after="0" w:line="240" w:lineRule="auto"/>
              <w:jc w:val="center"/>
              <w:rPr>
                <w:rFonts w:ascii="Times New Roman" w:eastAsia="Times New Roman" w:hAnsi="Times New Roman" w:cs="Times New Roman"/>
                <w:sz w:val="20"/>
                <w:szCs w:val="20"/>
                <w:lang w:eastAsia="en-CA"/>
              </w:rPr>
            </w:pPr>
          </w:p>
        </w:tc>
      </w:tr>
      <w:tr w:rsidR="00D41DF3" w:rsidRPr="00D41DF3" w14:paraId="03C20E13" w14:textId="77777777" w:rsidTr="00D41DF3">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73C66E6C" w14:textId="1CAECD7D" w:rsidR="00D41DF3" w:rsidRPr="00D41DF3" w:rsidRDefault="00D41DF3" w:rsidP="00D41DF3">
            <w:pPr>
              <w:spacing w:after="0" w:line="240" w:lineRule="auto"/>
              <w:jc w:val="center"/>
              <w:rPr>
                <w:rFonts w:ascii="Calibri" w:eastAsia="Times New Roman" w:hAnsi="Calibri" w:cs="Calibri"/>
                <w:b/>
                <w:bCs/>
                <w:color w:val="000000"/>
                <w:lang w:eastAsia="en-CA"/>
              </w:rPr>
            </w:pPr>
            <w:r w:rsidRPr="00D41DF3">
              <w:rPr>
                <w:rFonts w:ascii="Calibri" w:eastAsia="Times New Roman" w:hAnsi="Calibri" w:cs="Calibri"/>
                <w:b/>
                <w:bCs/>
                <w:color w:val="000000"/>
                <w:lang w:eastAsia="en-CA"/>
              </w:rPr>
              <w:t>Connection</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1E87139B"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99.484%</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3F07EA37"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99.627%</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2DB10FB5"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98.270%</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7CB4506B"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99.796%</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2C7E0585"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96.878%</w:t>
            </w:r>
          </w:p>
        </w:tc>
        <w:tc>
          <w:tcPr>
            <w:tcW w:w="0" w:type="auto"/>
            <w:tcBorders>
              <w:top w:val="single" w:sz="4" w:space="0" w:color="000000"/>
              <w:left w:val="single" w:sz="4" w:space="0" w:color="000000"/>
              <w:bottom w:val="single" w:sz="4" w:space="0" w:color="000000"/>
              <w:right w:val="single" w:sz="4" w:space="0" w:color="000000"/>
            </w:tcBorders>
            <w:shd w:val="clear" w:color="000000" w:fill="A9D08E"/>
            <w:noWrap/>
            <w:vAlign w:val="center"/>
            <w:hideMark/>
          </w:tcPr>
          <w:p w14:paraId="79A6817A"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99.903%</w:t>
            </w:r>
          </w:p>
        </w:tc>
      </w:tr>
      <w:tr w:rsidR="00D41DF3" w:rsidRPr="00D41DF3" w14:paraId="2CF39091" w14:textId="77777777" w:rsidTr="00D41DF3">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6A29FFB" w14:textId="790DECAE" w:rsidR="00D41DF3" w:rsidRPr="00D41DF3" w:rsidRDefault="00D41DF3" w:rsidP="00D41DF3">
            <w:pPr>
              <w:spacing w:after="0" w:line="240" w:lineRule="auto"/>
              <w:jc w:val="center"/>
              <w:rPr>
                <w:rFonts w:ascii="Calibri" w:eastAsia="Times New Roman" w:hAnsi="Calibri" w:cs="Calibri"/>
                <w:b/>
                <w:bCs/>
                <w:color w:val="000000"/>
                <w:lang w:eastAsia="en-CA"/>
              </w:rPr>
            </w:pPr>
            <w:r w:rsidRPr="00D41DF3">
              <w:rPr>
                <w:rFonts w:ascii="Calibri" w:eastAsia="Times New Roman" w:hAnsi="Calibri" w:cs="Calibri"/>
                <w:b/>
                <w:bCs/>
                <w:color w:val="000000"/>
                <w:lang w:eastAsia="en-CA"/>
              </w:rPr>
              <w:t>Connection Forward</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7E0390C"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99.439%</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FF96B89"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99.609%</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E9F2902"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97.994%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AF4FB14"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99.763%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35127CD"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96.734%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B70AEEC"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99.875%</w:t>
            </w:r>
          </w:p>
        </w:tc>
      </w:tr>
      <w:tr w:rsidR="00D41DF3" w:rsidRPr="00D41DF3" w14:paraId="04484350" w14:textId="77777777" w:rsidTr="00D41DF3">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6FDD5D5" w14:textId="77777777" w:rsidR="00D41DF3" w:rsidRPr="00D41DF3" w:rsidRDefault="00D41DF3" w:rsidP="00D41DF3">
            <w:pPr>
              <w:spacing w:after="0" w:line="240" w:lineRule="auto"/>
              <w:jc w:val="center"/>
              <w:rPr>
                <w:rFonts w:ascii="Calibri" w:eastAsia="Times New Roman" w:hAnsi="Calibri" w:cs="Calibri"/>
                <w:b/>
                <w:bCs/>
                <w:color w:val="000000"/>
                <w:lang w:eastAsia="en-CA"/>
              </w:rPr>
            </w:pPr>
            <w:r w:rsidRPr="00D41DF3">
              <w:rPr>
                <w:rFonts w:ascii="Calibri" w:eastAsia="Times New Roman" w:hAnsi="Calibri" w:cs="Calibri"/>
                <w:b/>
                <w:bCs/>
                <w:color w:val="000000"/>
                <w:lang w:eastAsia="en-CA"/>
              </w:rPr>
              <w:t>Connection Backward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30106FA"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83.595%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97559F1"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96.611%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6086A70"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36.912%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BE81624"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84.598%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1A6398D"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75.228%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0FA7ADC"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82.610%</w:t>
            </w:r>
          </w:p>
        </w:tc>
      </w:tr>
      <w:tr w:rsidR="00D41DF3" w:rsidRPr="00D41DF3" w14:paraId="76850C2E" w14:textId="77777777" w:rsidTr="00D41DF3">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34AF687" w14:textId="263DB8DD" w:rsidR="00D41DF3" w:rsidRPr="00D41DF3" w:rsidRDefault="00D41DF3" w:rsidP="00D41DF3">
            <w:pPr>
              <w:spacing w:after="0" w:line="240" w:lineRule="auto"/>
              <w:jc w:val="center"/>
              <w:rPr>
                <w:rFonts w:ascii="Calibri" w:eastAsia="Times New Roman" w:hAnsi="Calibri" w:cs="Calibri"/>
                <w:b/>
                <w:bCs/>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DE08829" w14:textId="77777777" w:rsidR="00D41DF3" w:rsidRPr="00D41DF3" w:rsidRDefault="00D41DF3" w:rsidP="00D41DF3">
            <w:pPr>
              <w:spacing w:after="0" w:line="240" w:lineRule="auto"/>
              <w:jc w:val="center"/>
              <w:rPr>
                <w:rFonts w:ascii="Calibri" w:eastAsia="Times New Roman" w:hAnsi="Calibri" w:cs="Calibri"/>
                <w:b/>
                <w:bCs/>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9D4750C" w14:textId="77777777" w:rsidR="00D41DF3" w:rsidRPr="00D41DF3" w:rsidRDefault="00D41DF3" w:rsidP="00D41DF3">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69B1345" w14:textId="77777777" w:rsidR="00D41DF3" w:rsidRPr="00D41DF3" w:rsidRDefault="00D41DF3" w:rsidP="00D41DF3">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63F039A" w14:textId="77777777" w:rsidR="00D41DF3" w:rsidRPr="00D41DF3" w:rsidRDefault="00D41DF3" w:rsidP="00D41DF3">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A79F400" w14:textId="77777777" w:rsidR="00D41DF3" w:rsidRPr="00D41DF3" w:rsidRDefault="00D41DF3" w:rsidP="00D41DF3">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39281AA" w14:textId="77777777" w:rsidR="00D41DF3" w:rsidRPr="00D41DF3" w:rsidRDefault="00D41DF3" w:rsidP="00D41DF3">
            <w:pPr>
              <w:spacing w:after="0" w:line="240" w:lineRule="auto"/>
              <w:jc w:val="center"/>
              <w:rPr>
                <w:rFonts w:ascii="Times New Roman" w:eastAsia="Times New Roman" w:hAnsi="Times New Roman" w:cs="Times New Roman"/>
                <w:sz w:val="20"/>
                <w:szCs w:val="20"/>
                <w:lang w:eastAsia="en-CA"/>
              </w:rPr>
            </w:pPr>
          </w:p>
        </w:tc>
      </w:tr>
      <w:tr w:rsidR="00D41DF3" w:rsidRPr="00D41DF3" w14:paraId="04A42B0E" w14:textId="77777777" w:rsidTr="00D41DF3">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9312E1B" w14:textId="77777777" w:rsidR="00D41DF3" w:rsidRPr="00D41DF3" w:rsidRDefault="00D41DF3" w:rsidP="00D41DF3">
            <w:pPr>
              <w:spacing w:after="0" w:line="240" w:lineRule="auto"/>
              <w:jc w:val="center"/>
              <w:rPr>
                <w:rFonts w:ascii="Calibri" w:eastAsia="Times New Roman" w:hAnsi="Calibri" w:cs="Calibri"/>
                <w:b/>
                <w:bCs/>
                <w:color w:val="000000"/>
                <w:lang w:eastAsia="en-CA"/>
              </w:rPr>
            </w:pPr>
            <w:r w:rsidRPr="00D41DF3">
              <w:rPr>
                <w:rFonts w:ascii="Calibri" w:eastAsia="Times New Roman" w:hAnsi="Calibri" w:cs="Calibri"/>
                <w:b/>
                <w:bCs/>
                <w:color w:val="000000"/>
                <w:lang w:eastAsia="en-CA"/>
              </w:rPr>
              <w:t>Time</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EC2A325"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99.394%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BF9740C"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99.571%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BE5AD47"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97.887%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5354A1E"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99.751%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8694C1E"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96.416%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A9A1853"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99.904%</w:t>
            </w:r>
          </w:p>
        </w:tc>
      </w:tr>
      <w:tr w:rsidR="00D41DF3" w:rsidRPr="00D41DF3" w14:paraId="201DAB0B" w14:textId="77777777" w:rsidTr="00D41DF3">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9147827" w14:textId="77777777" w:rsidR="00D41DF3" w:rsidRPr="00D41DF3" w:rsidRDefault="00D41DF3" w:rsidP="00D41DF3">
            <w:pPr>
              <w:spacing w:after="0" w:line="240" w:lineRule="auto"/>
              <w:jc w:val="center"/>
              <w:rPr>
                <w:rFonts w:ascii="Calibri" w:eastAsia="Times New Roman" w:hAnsi="Calibri" w:cs="Calibri"/>
                <w:b/>
                <w:bCs/>
                <w:color w:val="000000"/>
                <w:lang w:eastAsia="en-CA"/>
              </w:rPr>
            </w:pPr>
            <w:r w:rsidRPr="00D41DF3">
              <w:rPr>
                <w:rFonts w:ascii="Calibri" w:eastAsia="Times New Roman" w:hAnsi="Calibri" w:cs="Calibri"/>
                <w:b/>
                <w:bCs/>
                <w:color w:val="000000"/>
                <w:lang w:eastAsia="en-CA"/>
              </w:rPr>
              <w:t>Time forward</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1522F43"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99.340%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8EBCE92"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99.557%</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960777B"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97.498%</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4D46540"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99.704%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33D319A"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96.300%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DA4A368"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99.799%</w:t>
            </w:r>
          </w:p>
        </w:tc>
      </w:tr>
      <w:tr w:rsidR="00D41DF3" w:rsidRPr="00D41DF3" w14:paraId="70F6AC7D" w14:textId="77777777" w:rsidTr="00D41DF3">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D378BCE" w14:textId="77777777" w:rsidR="00D41DF3" w:rsidRPr="00D41DF3" w:rsidRDefault="00D41DF3" w:rsidP="00D41DF3">
            <w:pPr>
              <w:spacing w:after="0" w:line="240" w:lineRule="auto"/>
              <w:jc w:val="center"/>
              <w:rPr>
                <w:rFonts w:ascii="Calibri" w:eastAsia="Times New Roman" w:hAnsi="Calibri" w:cs="Calibri"/>
                <w:b/>
                <w:bCs/>
                <w:color w:val="000000"/>
                <w:lang w:eastAsia="en-CA"/>
              </w:rPr>
            </w:pPr>
            <w:r w:rsidRPr="00D41DF3">
              <w:rPr>
                <w:rFonts w:ascii="Calibri" w:eastAsia="Times New Roman" w:hAnsi="Calibri" w:cs="Calibri"/>
                <w:b/>
                <w:bCs/>
                <w:color w:val="000000"/>
                <w:lang w:eastAsia="en-CA"/>
              </w:rPr>
              <w:t>Time backwards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6FB2A43"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69.989%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C9130AC"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95.823%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904F247"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22.647%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DCF65AF"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69.421%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87CC6E4"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74.736%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5E6C3EA"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67.762%</w:t>
            </w:r>
          </w:p>
        </w:tc>
      </w:tr>
      <w:tr w:rsidR="00D41DF3" w:rsidRPr="00D41DF3" w14:paraId="33E6918B" w14:textId="77777777" w:rsidTr="00D41DF3">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244385D" w14:textId="28E9AE42" w:rsidR="00D41DF3" w:rsidRPr="00D41DF3" w:rsidRDefault="00D41DF3" w:rsidP="00D41DF3">
            <w:pPr>
              <w:spacing w:after="0" w:line="240" w:lineRule="auto"/>
              <w:jc w:val="center"/>
              <w:rPr>
                <w:rFonts w:ascii="Calibri" w:eastAsia="Times New Roman" w:hAnsi="Calibri" w:cs="Calibri"/>
                <w:b/>
                <w:bCs/>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E33127D" w14:textId="77777777" w:rsidR="00D41DF3" w:rsidRPr="00D41DF3" w:rsidRDefault="00D41DF3" w:rsidP="00D41DF3">
            <w:pPr>
              <w:spacing w:after="0" w:line="240" w:lineRule="auto"/>
              <w:jc w:val="center"/>
              <w:rPr>
                <w:rFonts w:ascii="Calibri" w:eastAsia="Times New Roman" w:hAnsi="Calibri" w:cs="Calibri"/>
                <w:b/>
                <w:bCs/>
                <w:color w:val="00000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85922EC" w14:textId="77777777" w:rsidR="00D41DF3" w:rsidRPr="00D41DF3" w:rsidRDefault="00D41DF3" w:rsidP="00D41DF3">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E9D8596" w14:textId="77777777" w:rsidR="00D41DF3" w:rsidRPr="00D41DF3" w:rsidRDefault="00D41DF3" w:rsidP="00D41DF3">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C1A9AC4" w14:textId="77777777" w:rsidR="00D41DF3" w:rsidRPr="00D41DF3" w:rsidRDefault="00D41DF3" w:rsidP="00D41DF3">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3B031C9" w14:textId="77777777" w:rsidR="00D41DF3" w:rsidRPr="00D41DF3" w:rsidRDefault="00D41DF3" w:rsidP="00D41DF3">
            <w:pPr>
              <w:spacing w:after="0" w:line="240" w:lineRule="auto"/>
              <w:jc w:val="center"/>
              <w:rPr>
                <w:rFonts w:ascii="Times New Roman" w:eastAsia="Times New Roman" w:hAnsi="Times New Roman" w:cs="Times New Roman"/>
                <w:sz w:val="20"/>
                <w:szCs w:val="20"/>
                <w:lang w:eastAsia="en-CA"/>
              </w:rPr>
            </w:pP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972CB1B" w14:textId="77777777" w:rsidR="00D41DF3" w:rsidRPr="00D41DF3" w:rsidRDefault="00D41DF3" w:rsidP="00D41DF3">
            <w:pPr>
              <w:spacing w:after="0" w:line="240" w:lineRule="auto"/>
              <w:jc w:val="center"/>
              <w:rPr>
                <w:rFonts w:ascii="Times New Roman" w:eastAsia="Times New Roman" w:hAnsi="Times New Roman" w:cs="Times New Roman"/>
                <w:sz w:val="20"/>
                <w:szCs w:val="20"/>
                <w:lang w:eastAsia="en-CA"/>
              </w:rPr>
            </w:pPr>
          </w:p>
        </w:tc>
      </w:tr>
      <w:tr w:rsidR="00D41DF3" w:rsidRPr="00D41DF3" w14:paraId="40317A60" w14:textId="77777777" w:rsidTr="00D41DF3">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F6A46F5" w14:textId="77777777" w:rsidR="00D41DF3" w:rsidRPr="00D41DF3" w:rsidRDefault="00D41DF3" w:rsidP="00D41DF3">
            <w:pPr>
              <w:spacing w:after="0" w:line="240" w:lineRule="auto"/>
              <w:jc w:val="center"/>
              <w:rPr>
                <w:rFonts w:ascii="Calibri" w:eastAsia="Times New Roman" w:hAnsi="Calibri" w:cs="Calibri"/>
                <w:b/>
                <w:bCs/>
                <w:color w:val="000000"/>
                <w:lang w:eastAsia="en-CA"/>
              </w:rPr>
            </w:pPr>
            <w:r w:rsidRPr="00D41DF3">
              <w:rPr>
                <w:rFonts w:ascii="Calibri" w:eastAsia="Times New Roman" w:hAnsi="Calibri" w:cs="Calibri"/>
                <w:b/>
                <w:bCs/>
                <w:color w:val="000000"/>
                <w:lang w:eastAsia="en-CA"/>
              </w:rPr>
              <w:t>Combined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B30E718"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99.445%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E1E3F23"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99.618%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968FD21"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97.981%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BC3A58B"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99.761%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BB29512"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96.806%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D0DA9A1"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99.909%</w:t>
            </w:r>
          </w:p>
        </w:tc>
      </w:tr>
      <w:tr w:rsidR="00D41DF3" w:rsidRPr="00D41DF3" w14:paraId="275B7CA4" w14:textId="77777777" w:rsidTr="00D41DF3">
        <w:trPr>
          <w:trHeight w:val="300"/>
          <w:jc w:val="center"/>
        </w:trPr>
        <w:tc>
          <w:tcPr>
            <w:tcW w:w="0" w:type="auto"/>
            <w:tcBorders>
              <w:top w:val="single" w:sz="4" w:space="0" w:color="000000"/>
              <w:left w:val="single" w:sz="4" w:space="0" w:color="000000"/>
              <w:bottom w:val="single" w:sz="4" w:space="0" w:color="000000"/>
              <w:right w:val="single" w:sz="4" w:space="0" w:color="000000"/>
            </w:tcBorders>
            <w:shd w:val="clear" w:color="000000" w:fill="DBDBDB"/>
            <w:noWrap/>
            <w:vAlign w:val="center"/>
            <w:hideMark/>
          </w:tcPr>
          <w:p w14:paraId="45309C80" w14:textId="77777777" w:rsidR="00D41DF3" w:rsidRPr="00D41DF3" w:rsidRDefault="00D41DF3" w:rsidP="00D41DF3">
            <w:pPr>
              <w:spacing w:after="0" w:line="240" w:lineRule="auto"/>
              <w:jc w:val="center"/>
              <w:rPr>
                <w:rFonts w:ascii="Calibri" w:eastAsia="Times New Roman" w:hAnsi="Calibri" w:cs="Calibri"/>
                <w:b/>
                <w:bCs/>
                <w:color w:val="000000"/>
                <w:lang w:eastAsia="en-CA"/>
              </w:rPr>
            </w:pPr>
            <w:r w:rsidRPr="00D41DF3">
              <w:rPr>
                <w:rFonts w:ascii="Calibri" w:eastAsia="Times New Roman" w:hAnsi="Calibri" w:cs="Calibri"/>
                <w:b/>
                <w:bCs/>
                <w:color w:val="000000"/>
                <w:lang w:eastAsia="en-CA"/>
              </w:rPr>
              <w:t>Combined Forward</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4F0BC5A"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99.446%</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276D170"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99.621%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34DA28F"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97.968%</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4621EDE"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99.759%</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346F91A"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96.835%</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4CF14BD"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99.907%</w:t>
            </w:r>
          </w:p>
        </w:tc>
      </w:tr>
      <w:tr w:rsidR="00D41DF3" w:rsidRPr="00D41DF3" w14:paraId="7B6DC91B" w14:textId="77777777" w:rsidTr="00D41DF3">
        <w:trPr>
          <w:trHeight w:val="300"/>
          <w:jc w:val="center"/>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7BC97239" w14:textId="77777777" w:rsidR="00D41DF3" w:rsidRPr="00D41DF3" w:rsidRDefault="00D41DF3" w:rsidP="00D41DF3">
            <w:pPr>
              <w:spacing w:after="0" w:line="240" w:lineRule="auto"/>
              <w:jc w:val="center"/>
              <w:rPr>
                <w:rFonts w:ascii="Calibri" w:eastAsia="Times New Roman" w:hAnsi="Calibri" w:cs="Calibri"/>
                <w:b/>
                <w:bCs/>
                <w:color w:val="000000"/>
                <w:lang w:eastAsia="en-CA"/>
              </w:rPr>
            </w:pPr>
            <w:r w:rsidRPr="00D41DF3">
              <w:rPr>
                <w:rFonts w:ascii="Calibri" w:eastAsia="Times New Roman" w:hAnsi="Calibri" w:cs="Calibri"/>
                <w:b/>
                <w:bCs/>
                <w:color w:val="000000"/>
                <w:lang w:eastAsia="en-CA"/>
              </w:rPr>
              <w:t>Combined Backward</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7A2FDBF4"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75.538%</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19162B89"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96.153%</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0290DF0B"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26.871%</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0AC96C49"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75.635%</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6C4BE457"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74.736%</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3683DACD" w14:textId="77777777" w:rsidR="00D41DF3" w:rsidRPr="00D41DF3" w:rsidRDefault="00D41DF3" w:rsidP="00D41DF3">
            <w:pPr>
              <w:spacing w:after="0" w:line="240" w:lineRule="auto"/>
              <w:jc w:val="center"/>
              <w:rPr>
                <w:rFonts w:ascii="Calibri" w:eastAsia="Times New Roman" w:hAnsi="Calibri" w:cs="Calibri"/>
                <w:color w:val="000000"/>
                <w:lang w:eastAsia="en-CA"/>
              </w:rPr>
            </w:pPr>
            <w:r w:rsidRPr="00D41DF3">
              <w:rPr>
                <w:rFonts w:ascii="Calibri" w:eastAsia="Times New Roman" w:hAnsi="Calibri" w:cs="Calibri"/>
                <w:color w:val="000000"/>
                <w:lang w:eastAsia="en-CA"/>
              </w:rPr>
              <w:t>73.381%</w:t>
            </w:r>
          </w:p>
        </w:tc>
      </w:tr>
    </w:tbl>
    <w:p w14:paraId="0C46FECC" w14:textId="2593D496" w:rsidR="00D41DF3" w:rsidRDefault="00D41DF3" w:rsidP="00486738">
      <w:pPr>
        <w:jc w:val="center"/>
        <w:rPr>
          <w:rStyle w:val="SubtleEmphasis"/>
        </w:rPr>
      </w:pPr>
    </w:p>
    <w:p w14:paraId="334F4BAB" w14:textId="1AA53D70" w:rsidR="00D41DF3" w:rsidRDefault="00D41DF3" w:rsidP="00486738">
      <w:pPr>
        <w:jc w:val="center"/>
        <w:rPr>
          <w:rStyle w:val="SubtleEmphasis"/>
        </w:rPr>
      </w:pPr>
      <w:r>
        <w:rPr>
          <w:noProof/>
        </w:rPr>
        <w:lastRenderedPageBreak/>
        <w:drawing>
          <wp:inline distT="0" distB="0" distL="0" distR="0" wp14:anchorId="5032BFC3" wp14:editId="08AA1C81">
            <wp:extent cx="5072062" cy="3119438"/>
            <wp:effectExtent l="0" t="0" r="14605" b="5080"/>
            <wp:docPr id="56" name="Chart 56">
              <a:extLst xmlns:a="http://schemas.openxmlformats.org/drawingml/2006/main">
                <a:ext uri="{FF2B5EF4-FFF2-40B4-BE49-F238E27FC236}">
                  <a16:creationId xmlns:a16="http://schemas.microsoft.com/office/drawing/2014/main" id="{24ECA22E-BEF5-4370-A197-7E25F5B7FF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4718DA7" w14:textId="518B460E" w:rsidR="00AC7807" w:rsidRPr="00AC7807" w:rsidRDefault="00AC7807" w:rsidP="00AC7807">
      <w:pPr>
        <w:jc w:val="center"/>
        <w:rPr>
          <w:i/>
          <w:iCs/>
          <w:color w:val="404040" w:themeColor="text1" w:themeTint="BF"/>
        </w:rPr>
      </w:pPr>
      <w:r>
        <w:rPr>
          <w:rStyle w:val="SubtleEmphasis"/>
        </w:rPr>
        <w:t xml:space="preserve">Figure </w:t>
      </w:r>
      <w:r w:rsidR="00372BCF">
        <w:rPr>
          <w:rStyle w:val="SubtleEmphasis"/>
        </w:rPr>
        <w:t>34</w:t>
      </w:r>
      <w:r>
        <w:rPr>
          <w:rStyle w:val="SubtleEmphasis"/>
        </w:rPr>
        <w:t>: Comparison – top performing gradient boost feature subset vs top performing random forest feature subset</w:t>
      </w:r>
      <w:r w:rsidR="00D41DF3">
        <w:rPr>
          <w:rStyle w:val="SubtleEmphasis"/>
        </w:rPr>
        <w:t xml:space="preserve"> (N.B.: vertical axis starts at 94%)</w:t>
      </w:r>
    </w:p>
    <w:p w14:paraId="49EA947F" w14:textId="77777777" w:rsidR="00AC7807" w:rsidRPr="00AC7807" w:rsidRDefault="00AC7807" w:rsidP="00AC7807"/>
    <w:p w14:paraId="05019BC4" w14:textId="7CEB9FA8" w:rsidR="00AC7807" w:rsidRPr="00C54D52" w:rsidRDefault="00C54D52" w:rsidP="00AC7807">
      <w:r>
        <w:t>The key takeaway from these results is that parameter tuning enabled gradient boost increase its predictive capability to surpass the random forest model</w:t>
      </w:r>
      <w:r w:rsidR="00134EC5">
        <w:t xml:space="preserve"> where parameter tuning only had a minor impact</w:t>
      </w:r>
      <w:r>
        <w:t xml:space="preserve">. Also, the best performing feature subset was the connection feature subset for both models. </w:t>
      </w:r>
    </w:p>
    <w:p w14:paraId="34B61EAF" w14:textId="708CB896" w:rsidR="00925464" w:rsidRDefault="00925464" w:rsidP="00925464">
      <w:pPr>
        <w:pStyle w:val="Heading3"/>
        <w:rPr>
          <w:lang w:val="en-US"/>
        </w:rPr>
      </w:pPr>
      <w:r>
        <w:rPr>
          <w:lang w:val="en-US"/>
        </w:rPr>
        <w:t>Rolling Windows Sizes</w:t>
      </w:r>
    </w:p>
    <w:p w14:paraId="619241AF" w14:textId="2A8BDB1A" w:rsidR="00C54D52" w:rsidRDefault="00C54D52" w:rsidP="00C54D52">
      <w:pPr>
        <w:rPr>
          <w:lang w:val="en-US"/>
        </w:rPr>
      </w:pPr>
      <w:r>
        <w:rPr>
          <w:lang w:val="en-US"/>
        </w:rPr>
        <w:t xml:space="preserve">This last section of results will present the impact of changing the rolling window size for the model’s predictive capability. All models are trained using the connection feature subset as it was the best performing subset with the tuned models. Table 10 are the results with the tuned random forest model and Table 11 are the results for the gradient boost model. Figure 35 is a comparison of the best performing random forest rolling window size vs the best performing gradient boost size. </w:t>
      </w:r>
    </w:p>
    <w:p w14:paraId="5261401F" w14:textId="22ED4678" w:rsidR="00503A94" w:rsidRPr="00503A94" w:rsidRDefault="00503A94" w:rsidP="00503A94">
      <w:pPr>
        <w:jc w:val="center"/>
        <w:rPr>
          <w:rStyle w:val="SubtleEmphasis"/>
        </w:rPr>
      </w:pPr>
      <w:r>
        <w:rPr>
          <w:rStyle w:val="SubtleEmphasis"/>
        </w:rPr>
        <w:t>Table 10: Results – random forest – tuned parameters – connection feature subset – various RW sizes</w:t>
      </w:r>
    </w:p>
    <w:tbl>
      <w:tblPr>
        <w:tblW w:w="10400" w:type="dxa"/>
        <w:jc w:val="center"/>
        <w:tblLook w:val="04A0" w:firstRow="1" w:lastRow="0" w:firstColumn="1" w:lastColumn="0" w:noHBand="0" w:noVBand="1"/>
      </w:tblPr>
      <w:tblGrid>
        <w:gridCol w:w="2860"/>
        <w:gridCol w:w="1140"/>
        <w:gridCol w:w="1280"/>
        <w:gridCol w:w="1640"/>
        <w:gridCol w:w="1060"/>
        <w:gridCol w:w="1360"/>
        <w:gridCol w:w="1060"/>
      </w:tblGrid>
      <w:tr w:rsidR="0053092C" w:rsidRPr="0053092C" w14:paraId="6472B62D" w14:textId="77777777" w:rsidTr="0053092C">
        <w:trPr>
          <w:trHeight w:val="315"/>
          <w:jc w:val="center"/>
        </w:trPr>
        <w:tc>
          <w:tcPr>
            <w:tcW w:w="286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6E61E3D" w14:textId="77777777" w:rsidR="0053092C" w:rsidRPr="0053092C" w:rsidRDefault="0053092C" w:rsidP="0053092C">
            <w:pPr>
              <w:spacing w:after="0" w:line="240" w:lineRule="auto"/>
              <w:jc w:val="center"/>
              <w:rPr>
                <w:rFonts w:ascii="Calibri" w:eastAsia="Times New Roman" w:hAnsi="Calibri" w:cs="Calibri"/>
                <w:b/>
                <w:bCs/>
                <w:color w:val="FFFFFF"/>
                <w:lang w:eastAsia="en-CA"/>
              </w:rPr>
            </w:pPr>
            <w:r w:rsidRPr="0053092C">
              <w:rPr>
                <w:rFonts w:ascii="Calibri" w:eastAsia="Times New Roman" w:hAnsi="Calibri" w:cs="Calibri"/>
                <w:b/>
                <w:bCs/>
                <w:color w:val="FFFFFF"/>
                <w:lang w:eastAsia="en-CA"/>
              </w:rPr>
              <w:t>Rolling Window Size</w:t>
            </w:r>
          </w:p>
        </w:tc>
        <w:tc>
          <w:tcPr>
            <w:tcW w:w="11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522F84F" w14:textId="77777777" w:rsidR="0053092C" w:rsidRPr="0053092C" w:rsidRDefault="0053092C" w:rsidP="0053092C">
            <w:pPr>
              <w:spacing w:after="0" w:line="240" w:lineRule="auto"/>
              <w:jc w:val="center"/>
              <w:rPr>
                <w:rFonts w:ascii="Calibri" w:eastAsia="Times New Roman" w:hAnsi="Calibri" w:cs="Calibri"/>
                <w:b/>
                <w:bCs/>
                <w:color w:val="FFFFFF"/>
                <w:lang w:eastAsia="en-CA"/>
              </w:rPr>
            </w:pPr>
            <w:r w:rsidRPr="0053092C">
              <w:rPr>
                <w:rFonts w:ascii="Calibri" w:eastAsia="Times New Roman" w:hAnsi="Calibri" w:cs="Calibri"/>
                <w:b/>
                <w:bCs/>
                <w:color w:val="FFFFFF"/>
                <w:lang w:eastAsia="en-CA"/>
              </w:rPr>
              <w:t>Accuracy</w:t>
            </w:r>
          </w:p>
        </w:tc>
        <w:tc>
          <w:tcPr>
            <w:tcW w:w="128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99CA2A0" w14:textId="0041D4D5" w:rsidR="0053092C" w:rsidRPr="0053092C" w:rsidRDefault="0053092C" w:rsidP="0053092C">
            <w:pPr>
              <w:spacing w:after="0" w:line="240" w:lineRule="auto"/>
              <w:jc w:val="center"/>
              <w:rPr>
                <w:rFonts w:ascii="Calibri" w:eastAsia="Times New Roman" w:hAnsi="Calibri" w:cs="Calibri"/>
                <w:b/>
                <w:bCs/>
                <w:color w:val="FFFFFF"/>
                <w:lang w:eastAsia="en-CA"/>
              </w:rPr>
            </w:pPr>
            <w:r w:rsidRPr="0053092C">
              <w:rPr>
                <w:rFonts w:ascii="Calibri" w:eastAsia="Times New Roman" w:hAnsi="Calibri" w:cs="Calibri"/>
                <w:b/>
                <w:bCs/>
                <w:color w:val="FFFFFF"/>
                <w:lang w:eastAsia="en-CA"/>
              </w:rPr>
              <w:t>Precision</w:t>
            </w:r>
          </w:p>
        </w:tc>
        <w:tc>
          <w:tcPr>
            <w:tcW w:w="16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917A93F" w14:textId="77777777" w:rsidR="0053092C" w:rsidRPr="0053092C" w:rsidRDefault="0053092C" w:rsidP="0053092C">
            <w:pPr>
              <w:spacing w:after="0" w:line="240" w:lineRule="auto"/>
              <w:jc w:val="center"/>
              <w:rPr>
                <w:rFonts w:ascii="Calibri" w:eastAsia="Times New Roman" w:hAnsi="Calibri" w:cs="Calibri"/>
                <w:b/>
                <w:bCs/>
                <w:color w:val="FFFFFF"/>
                <w:lang w:eastAsia="en-CA"/>
              </w:rPr>
            </w:pPr>
            <w:r w:rsidRPr="0053092C">
              <w:rPr>
                <w:rFonts w:ascii="Calibri" w:eastAsia="Times New Roman" w:hAnsi="Calibri" w:cs="Calibri"/>
                <w:b/>
                <w:bCs/>
                <w:color w:val="FFFFFF"/>
                <w:lang w:eastAsia="en-CA"/>
              </w:rPr>
              <w:t>Precision VPN</w:t>
            </w:r>
          </w:p>
        </w:tc>
        <w:tc>
          <w:tcPr>
            <w:tcW w:w="106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3BC4968D" w14:textId="77777777" w:rsidR="0053092C" w:rsidRPr="0053092C" w:rsidRDefault="0053092C" w:rsidP="0053092C">
            <w:pPr>
              <w:spacing w:after="0" w:line="240" w:lineRule="auto"/>
              <w:jc w:val="center"/>
              <w:rPr>
                <w:rFonts w:ascii="Calibri" w:eastAsia="Times New Roman" w:hAnsi="Calibri" w:cs="Calibri"/>
                <w:b/>
                <w:bCs/>
                <w:color w:val="FFFFFF"/>
                <w:lang w:eastAsia="en-CA"/>
              </w:rPr>
            </w:pPr>
            <w:r w:rsidRPr="0053092C">
              <w:rPr>
                <w:rFonts w:ascii="Calibri" w:eastAsia="Times New Roman" w:hAnsi="Calibri" w:cs="Calibri"/>
                <w:b/>
                <w:bCs/>
                <w:color w:val="FFFFFF"/>
                <w:lang w:eastAsia="en-CA"/>
              </w:rPr>
              <w:t>Recall</w:t>
            </w:r>
          </w:p>
        </w:tc>
        <w:tc>
          <w:tcPr>
            <w:tcW w:w="136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7FD06FB1" w14:textId="77777777" w:rsidR="0053092C" w:rsidRPr="0053092C" w:rsidRDefault="0053092C" w:rsidP="0053092C">
            <w:pPr>
              <w:spacing w:after="0" w:line="240" w:lineRule="auto"/>
              <w:jc w:val="center"/>
              <w:rPr>
                <w:rFonts w:ascii="Calibri" w:eastAsia="Times New Roman" w:hAnsi="Calibri" w:cs="Calibri"/>
                <w:b/>
                <w:bCs/>
                <w:color w:val="FFFFFF"/>
                <w:lang w:eastAsia="en-CA"/>
              </w:rPr>
            </w:pPr>
            <w:r w:rsidRPr="0053092C">
              <w:rPr>
                <w:rFonts w:ascii="Calibri" w:eastAsia="Times New Roman" w:hAnsi="Calibri" w:cs="Calibri"/>
                <w:b/>
                <w:bCs/>
                <w:color w:val="FFFFFF"/>
                <w:lang w:eastAsia="en-CA"/>
              </w:rPr>
              <w:t>Recall VPN</w:t>
            </w:r>
          </w:p>
        </w:tc>
        <w:tc>
          <w:tcPr>
            <w:tcW w:w="106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7A59DCA6" w14:textId="77777777" w:rsidR="0053092C" w:rsidRPr="0053092C" w:rsidRDefault="0053092C" w:rsidP="0053092C">
            <w:pPr>
              <w:spacing w:after="0" w:line="240" w:lineRule="auto"/>
              <w:jc w:val="center"/>
              <w:rPr>
                <w:rFonts w:ascii="Calibri" w:eastAsia="Times New Roman" w:hAnsi="Calibri" w:cs="Calibri"/>
                <w:b/>
                <w:bCs/>
                <w:color w:val="FFFFFF"/>
                <w:lang w:eastAsia="en-CA"/>
              </w:rPr>
            </w:pPr>
            <w:r w:rsidRPr="0053092C">
              <w:rPr>
                <w:rFonts w:ascii="Calibri" w:eastAsia="Times New Roman" w:hAnsi="Calibri" w:cs="Calibri"/>
                <w:b/>
                <w:bCs/>
                <w:color w:val="FFFFFF"/>
                <w:lang w:eastAsia="en-CA"/>
              </w:rPr>
              <w:t>AUC</w:t>
            </w:r>
          </w:p>
        </w:tc>
      </w:tr>
      <w:tr w:rsidR="0053092C" w:rsidRPr="0053092C" w14:paraId="3CE93F5A" w14:textId="77777777" w:rsidTr="0053092C">
        <w:trPr>
          <w:trHeight w:val="300"/>
          <w:jc w:val="center"/>
        </w:trPr>
        <w:tc>
          <w:tcPr>
            <w:tcW w:w="28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FC3CF84" w14:textId="77777777" w:rsidR="0053092C" w:rsidRPr="0053092C" w:rsidRDefault="0053092C" w:rsidP="0053092C">
            <w:pPr>
              <w:spacing w:after="0" w:line="240" w:lineRule="auto"/>
              <w:jc w:val="center"/>
              <w:rPr>
                <w:rFonts w:ascii="Calibri" w:eastAsia="Times New Roman" w:hAnsi="Calibri" w:cs="Calibri"/>
                <w:b/>
                <w:bCs/>
                <w:color w:val="000000"/>
                <w:lang w:eastAsia="en-CA"/>
              </w:rPr>
            </w:pPr>
            <w:r w:rsidRPr="0053092C">
              <w:rPr>
                <w:rFonts w:ascii="Calibri" w:eastAsia="Times New Roman" w:hAnsi="Calibri" w:cs="Calibri"/>
                <w:b/>
                <w:bCs/>
                <w:color w:val="000000"/>
                <w:lang w:eastAsia="en-CA"/>
              </w:rPr>
              <w:t>1000 Connection - 1 min</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5FCB566"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99.116%</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AC7D79B"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99.373%</w:t>
            </w:r>
          </w:p>
        </w:tc>
        <w:tc>
          <w:tcPr>
            <w:tcW w:w="164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FA72F13"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96.911%</w:t>
            </w:r>
          </w:p>
        </w:tc>
        <w:tc>
          <w:tcPr>
            <w:tcW w:w="10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BC5B69A"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99.638%</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AFB35D2"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94.754%</w:t>
            </w:r>
          </w:p>
        </w:tc>
        <w:tc>
          <w:tcPr>
            <w:tcW w:w="10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24C8724"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99.882%</w:t>
            </w:r>
          </w:p>
        </w:tc>
      </w:tr>
      <w:tr w:rsidR="0053092C" w:rsidRPr="0053092C" w14:paraId="4FA8F7B9" w14:textId="77777777" w:rsidTr="0053092C">
        <w:trPr>
          <w:trHeight w:val="300"/>
          <w:jc w:val="center"/>
        </w:trPr>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B304047" w14:textId="77777777" w:rsidR="0053092C" w:rsidRPr="0053092C" w:rsidRDefault="0053092C" w:rsidP="0053092C">
            <w:pPr>
              <w:spacing w:after="0" w:line="240" w:lineRule="auto"/>
              <w:jc w:val="center"/>
              <w:rPr>
                <w:rFonts w:ascii="Calibri" w:eastAsia="Times New Roman" w:hAnsi="Calibri" w:cs="Calibri"/>
                <w:b/>
                <w:bCs/>
                <w:color w:val="000000"/>
                <w:lang w:eastAsia="en-CA"/>
              </w:rPr>
            </w:pPr>
            <w:r w:rsidRPr="0053092C">
              <w:rPr>
                <w:rFonts w:ascii="Calibri" w:eastAsia="Times New Roman" w:hAnsi="Calibri" w:cs="Calibri"/>
                <w:b/>
                <w:bCs/>
                <w:color w:val="000000"/>
                <w:lang w:eastAsia="en-CA"/>
              </w:rPr>
              <w:t>2000 Connection - 2 min</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51EC2CD"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99.211%</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8241899"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99.456%</w:t>
            </w:r>
          </w:p>
        </w:tc>
        <w:tc>
          <w:tcPr>
            <w:tcW w:w="16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BD09586"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97.132%</w:t>
            </w:r>
          </w:p>
        </w:tc>
        <w:tc>
          <w:tcPr>
            <w:tcW w:w="10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C051DC2"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99.662%</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B535A6B"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95.447%</w:t>
            </w:r>
          </w:p>
        </w:tc>
        <w:tc>
          <w:tcPr>
            <w:tcW w:w="10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7C08487"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99.887%</w:t>
            </w:r>
          </w:p>
        </w:tc>
      </w:tr>
      <w:tr w:rsidR="0053092C" w:rsidRPr="0053092C" w14:paraId="3E96E4BF" w14:textId="77777777" w:rsidTr="0053092C">
        <w:trPr>
          <w:trHeight w:val="300"/>
          <w:jc w:val="center"/>
        </w:trPr>
        <w:tc>
          <w:tcPr>
            <w:tcW w:w="28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0345564" w14:textId="77777777" w:rsidR="0053092C" w:rsidRPr="0053092C" w:rsidRDefault="0053092C" w:rsidP="0053092C">
            <w:pPr>
              <w:spacing w:after="0" w:line="240" w:lineRule="auto"/>
              <w:jc w:val="center"/>
              <w:rPr>
                <w:rFonts w:ascii="Calibri" w:eastAsia="Times New Roman" w:hAnsi="Calibri" w:cs="Calibri"/>
                <w:b/>
                <w:bCs/>
                <w:color w:val="000000"/>
                <w:lang w:eastAsia="en-CA"/>
              </w:rPr>
            </w:pPr>
            <w:r w:rsidRPr="0053092C">
              <w:rPr>
                <w:rFonts w:ascii="Calibri" w:eastAsia="Times New Roman" w:hAnsi="Calibri" w:cs="Calibri"/>
                <w:b/>
                <w:bCs/>
                <w:color w:val="000000"/>
                <w:lang w:eastAsia="en-CA"/>
              </w:rPr>
              <w:t>5000 Connection - 5 min</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2BCA75C"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99.259%</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A6D3994"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99.483%</w:t>
            </w:r>
          </w:p>
        </w:tc>
        <w:tc>
          <w:tcPr>
            <w:tcW w:w="164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B46D5B4"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97.353%</w:t>
            </w:r>
          </w:p>
        </w:tc>
        <w:tc>
          <w:tcPr>
            <w:tcW w:w="10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7814CA7"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99.688%</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666A305"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95.679%</w:t>
            </w:r>
          </w:p>
        </w:tc>
        <w:tc>
          <w:tcPr>
            <w:tcW w:w="10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A88D66E"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99.912%</w:t>
            </w:r>
          </w:p>
        </w:tc>
      </w:tr>
      <w:tr w:rsidR="0053092C" w:rsidRPr="0053092C" w14:paraId="3870C784" w14:textId="77777777" w:rsidTr="0053092C">
        <w:trPr>
          <w:trHeight w:val="300"/>
          <w:jc w:val="center"/>
        </w:trPr>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DD2425D" w14:textId="77777777" w:rsidR="0053092C" w:rsidRPr="0053092C" w:rsidRDefault="0053092C" w:rsidP="0053092C">
            <w:pPr>
              <w:spacing w:after="0" w:line="240" w:lineRule="auto"/>
              <w:jc w:val="center"/>
              <w:rPr>
                <w:rFonts w:ascii="Calibri" w:eastAsia="Times New Roman" w:hAnsi="Calibri" w:cs="Calibri"/>
                <w:b/>
                <w:bCs/>
                <w:color w:val="000000"/>
                <w:lang w:eastAsia="en-CA"/>
              </w:rPr>
            </w:pPr>
            <w:r w:rsidRPr="0053092C">
              <w:rPr>
                <w:rFonts w:ascii="Calibri" w:eastAsia="Times New Roman" w:hAnsi="Calibri" w:cs="Calibri"/>
                <w:b/>
                <w:bCs/>
                <w:color w:val="000000"/>
                <w:lang w:eastAsia="en-CA"/>
              </w:rPr>
              <w:t>10000 Connection - 10 min</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648AE7F"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99.331%</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D5B0744"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99.539%</w:t>
            </w:r>
          </w:p>
        </w:tc>
        <w:tc>
          <w:tcPr>
            <w:tcW w:w="16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832A055"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97.565%</w:t>
            </w:r>
          </w:p>
        </w:tc>
        <w:tc>
          <w:tcPr>
            <w:tcW w:w="10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93DB49F"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99.713%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F470623"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96.141%</w:t>
            </w:r>
          </w:p>
        </w:tc>
        <w:tc>
          <w:tcPr>
            <w:tcW w:w="10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2C34668"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99.923%</w:t>
            </w:r>
          </w:p>
        </w:tc>
      </w:tr>
      <w:tr w:rsidR="0053092C" w:rsidRPr="0053092C" w14:paraId="623E7F0F" w14:textId="77777777" w:rsidTr="0053092C">
        <w:trPr>
          <w:trHeight w:val="300"/>
          <w:jc w:val="center"/>
        </w:trPr>
        <w:tc>
          <w:tcPr>
            <w:tcW w:w="28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9A2F495" w14:textId="77777777" w:rsidR="0053092C" w:rsidRPr="0053092C" w:rsidRDefault="0053092C" w:rsidP="0053092C">
            <w:pPr>
              <w:spacing w:after="0" w:line="240" w:lineRule="auto"/>
              <w:jc w:val="center"/>
              <w:rPr>
                <w:rFonts w:ascii="Calibri" w:eastAsia="Times New Roman" w:hAnsi="Calibri" w:cs="Calibri"/>
                <w:b/>
                <w:bCs/>
                <w:color w:val="000000"/>
                <w:lang w:eastAsia="en-CA"/>
              </w:rPr>
            </w:pPr>
            <w:r w:rsidRPr="0053092C">
              <w:rPr>
                <w:rFonts w:ascii="Calibri" w:eastAsia="Times New Roman" w:hAnsi="Calibri" w:cs="Calibri"/>
                <w:b/>
                <w:bCs/>
                <w:color w:val="000000"/>
                <w:lang w:eastAsia="en-CA"/>
              </w:rPr>
              <w:t>15000 Connection - 15 min</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B8DEBF7"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99.327%</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EA25BE3"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99.523%</w:t>
            </w:r>
          </w:p>
        </w:tc>
        <w:tc>
          <w:tcPr>
            <w:tcW w:w="164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5AC08A7"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97.662%</w:t>
            </w:r>
          </w:p>
        </w:tc>
        <w:tc>
          <w:tcPr>
            <w:tcW w:w="10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3D4CBCF"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99.725%</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59B6F35"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96.011%</w:t>
            </w:r>
          </w:p>
        </w:tc>
        <w:tc>
          <w:tcPr>
            <w:tcW w:w="10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7062823"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99.931%</w:t>
            </w:r>
          </w:p>
        </w:tc>
      </w:tr>
      <w:tr w:rsidR="0053092C" w:rsidRPr="0053092C" w14:paraId="080E4E1A" w14:textId="77777777" w:rsidTr="0053092C">
        <w:trPr>
          <w:trHeight w:val="300"/>
          <w:jc w:val="center"/>
        </w:trPr>
        <w:tc>
          <w:tcPr>
            <w:tcW w:w="2860" w:type="dxa"/>
            <w:tcBorders>
              <w:top w:val="single" w:sz="4" w:space="0" w:color="000000"/>
              <w:left w:val="single" w:sz="4" w:space="0" w:color="000000"/>
              <w:bottom w:val="single" w:sz="8" w:space="0" w:color="000000"/>
              <w:right w:val="single" w:sz="4" w:space="0" w:color="000000"/>
            </w:tcBorders>
            <w:shd w:val="clear" w:color="000000" w:fill="A9D08E"/>
            <w:noWrap/>
            <w:vAlign w:val="center"/>
            <w:hideMark/>
          </w:tcPr>
          <w:p w14:paraId="129D5312" w14:textId="77777777" w:rsidR="0053092C" w:rsidRPr="0053092C" w:rsidRDefault="0053092C" w:rsidP="0053092C">
            <w:pPr>
              <w:spacing w:after="0" w:line="240" w:lineRule="auto"/>
              <w:jc w:val="center"/>
              <w:rPr>
                <w:rFonts w:ascii="Calibri" w:eastAsia="Times New Roman" w:hAnsi="Calibri" w:cs="Calibri"/>
                <w:b/>
                <w:bCs/>
                <w:color w:val="000000"/>
                <w:lang w:eastAsia="en-CA"/>
              </w:rPr>
            </w:pPr>
            <w:r w:rsidRPr="0053092C">
              <w:rPr>
                <w:rFonts w:ascii="Calibri" w:eastAsia="Times New Roman" w:hAnsi="Calibri" w:cs="Calibri"/>
                <w:b/>
                <w:bCs/>
                <w:color w:val="000000"/>
                <w:lang w:eastAsia="en-CA"/>
              </w:rPr>
              <w:t>20000 Connection - 20 min</w:t>
            </w:r>
          </w:p>
        </w:tc>
        <w:tc>
          <w:tcPr>
            <w:tcW w:w="1140" w:type="dxa"/>
            <w:tcBorders>
              <w:top w:val="single" w:sz="4" w:space="0" w:color="000000"/>
              <w:left w:val="single" w:sz="4" w:space="0" w:color="000000"/>
              <w:bottom w:val="single" w:sz="8" w:space="0" w:color="000000"/>
              <w:right w:val="single" w:sz="4" w:space="0" w:color="000000"/>
            </w:tcBorders>
            <w:shd w:val="clear" w:color="000000" w:fill="A9D08E"/>
            <w:noWrap/>
            <w:vAlign w:val="center"/>
            <w:hideMark/>
          </w:tcPr>
          <w:p w14:paraId="38888D3E"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99.337%</w:t>
            </w:r>
          </w:p>
        </w:tc>
        <w:tc>
          <w:tcPr>
            <w:tcW w:w="1280" w:type="dxa"/>
            <w:tcBorders>
              <w:top w:val="single" w:sz="4" w:space="0" w:color="000000"/>
              <w:left w:val="single" w:sz="4" w:space="0" w:color="000000"/>
              <w:bottom w:val="single" w:sz="8" w:space="0" w:color="000000"/>
              <w:right w:val="single" w:sz="4" w:space="0" w:color="000000"/>
            </w:tcBorders>
            <w:shd w:val="clear" w:color="000000" w:fill="A9D08E"/>
            <w:noWrap/>
            <w:vAlign w:val="center"/>
            <w:hideMark/>
          </w:tcPr>
          <w:p w14:paraId="699F43BC"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99.530%</w:t>
            </w:r>
          </w:p>
        </w:tc>
        <w:tc>
          <w:tcPr>
            <w:tcW w:w="1640" w:type="dxa"/>
            <w:tcBorders>
              <w:top w:val="single" w:sz="4" w:space="0" w:color="000000"/>
              <w:left w:val="single" w:sz="4" w:space="0" w:color="000000"/>
              <w:bottom w:val="single" w:sz="8" w:space="0" w:color="000000"/>
              <w:right w:val="single" w:sz="4" w:space="0" w:color="000000"/>
            </w:tcBorders>
            <w:shd w:val="clear" w:color="000000" w:fill="A9D08E"/>
            <w:noWrap/>
            <w:vAlign w:val="center"/>
            <w:hideMark/>
          </w:tcPr>
          <w:p w14:paraId="1DF676B0"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97.693%</w:t>
            </w:r>
          </w:p>
        </w:tc>
        <w:tc>
          <w:tcPr>
            <w:tcW w:w="1060" w:type="dxa"/>
            <w:tcBorders>
              <w:top w:val="single" w:sz="4" w:space="0" w:color="000000"/>
              <w:left w:val="single" w:sz="4" w:space="0" w:color="000000"/>
              <w:bottom w:val="single" w:sz="8" w:space="0" w:color="000000"/>
              <w:right w:val="single" w:sz="4" w:space="0" w:color="000000"/>
            </w:tcBorders>
            <w:shd w:val="clear" w:color="000000" w:fill="A9D08E"/>
            <w:noWrap/>
            <w:vAlign w:val="center"/>
            <w:hideMark/>
          </w:tcPr>
          <w:p w14:paraId="13340D4A"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99.728%</w:t>
            </w:r>
          </w:p>
        </w:tc>
        <w:tc>
          <w:tcPr>
            <w:tcW w:w="1360" w:type="dxa"/>
            <w:tcBorders>
              <w:top w:val="single" w:sz="4" w:space="0" w:color="000000"/>
              <w:left w:val="single" w:sz="4" w:space="0" w:color="000000"/>
              <w:bottom w:val="single" w:sz="8" w:space="0" w:color="000000"/>
              <w:right w:val="single" w:sz="4" w:space="0" w:color="000000"/>
            </w:tcBorders>
            <w:shd w:val="clear" w:color="000000" w:fill="A9D08E"/>
            <w:noWrap/>
            <w:vAlign w:val="center"/>
            <w:hideMark/>
          </w:tcPr>
          <w:p w14:paraId="4EEE9112"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96.069%</w:t>
            </w:r>
          </w:p>
        </w:tc>
        <w:tc>
          <w:tcPr>
            <w:tcW w:w="1060" w:type="dxa"/>
            <w:tcBorders>
              <w:top w:val="single" w:sz="4" w:space="0" w:color="000000"/>
              <w:left w:val="single" w:sz="4" w:space="0" w:color="000000"/>
              <w:bottom w:val="single" w:sz="8" w:space="0" w:color="000000"/>
              <w:right w:val="single" w:sz="4" w:space="0" w:color="000000"/>
            </w:tcBorders>
            <w:shd w:val="clear" w:color="000000" w:fill="A9D08E"/>
            <w:noWrap/>
            <w:vAlign w:val="center"/>
            <w:hideMark/>
          </w:tcPr>
          <w:p w14:paraId="31403A6E"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99.953%</w:t>
            </w:r>
          </w:p>
        </w:tc>
      </w:tr>
    </w:tbl>
    <w:p w14:paraId="24F8CED6" w14:textId="5FAD41BC" w:rsidR="00C54D52" w:rsidRDefault="00C54D52" w:rsidP="00C54D52">
      <w:pPr>
        <w:rPr>
          <w:lang w:val="en-US"/>
        </w:rPr>
      </w:pPr>
    </w:p>
    <w:p w14:paraId="1B54942D" w14:textId="4ABC1F21" w:rsidR="00134EC5" w:rsidRDefault="00134EC5" w:rsidP="00134EC5">
      <w:pPr>
        <w:jc w:val="center"/>
        <w:rPr>
          <w:rStyle w:val="SubtleEmphasis"/>
        </w:rPr>
      </w:pPr>
      <w:r>
        <w:rPr>
          <w:rStyle w:val="SubtleEmphasis"/>
        </w:rPr>
        <w:t>Table 11: Results – gradient boost – tuned parameters – connection feature subset – various RW sizes</w:t>
      </w:r>
    </w:p>
    <w:tbl>
      <w:tblPr>
        <w:tblW w:w="10400" w:type="dxa"/>
        <w:jc w:val="center"/>
        <w:tblLook w:val="04A0" w:firstRow="1" w:lastRow="0" w:firstColumn="1" w:lastColumn="0" w:noHBand="0" w:noVBand="1"/>
      </w:tblPr>
      <w:tblGrid>
        <w:gridCol w:w="2860"/>
        <w:gridCol w:w="1140"/>
        <w:gridCol w:w="1280"/>
        <w:gridCol w:w="1640"/>
        <w:gridCol w:w="1060"/>
        <w:gridCol w:w="1360"/>
        <w:gridCol w:w="1060"/>
      </w:tblGrid>
      <w:tr w:rsidR="0053092C" w:rsidRPr="0053092C" w14:paraId="383FCF70" w14:textId="77777777" w:rsidTr="0053092C">
        <w:trPr>
          <w:trHeight w:val="315"/>
          <w:jc w:val="center"/>
        </w:trPr>
        <w:tc>
          <w:tcPr>
            <w:tcW w:w="286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5A05CECC" w14:textId="77777777" w:rsidR="0053092C" w:rsidRPr="0053092C" w:rsidRDefault="0053092C" w:rsidP="0053092C">
            <w:pPr>
              <w:spacing w:after="0" w:line="240" w:lineRule="auto"/>
              <w:jc w:val="center"/>
              <w:rPr>
                <w:rFonts w:ascii="Calibri" w:eastAsia="Times New Roman" w:hAnsi="Calibri" w:cs="Calibri"/>
                <w:b/>
                <w:bCs/>
                <w:color w:val="FFFFFF"/>
                <w:lang w:eastAsia="en-CA"/>
              </w:rPr>
            </w:pPr>
            <w:r w:rsidRPr="0053092C">
              <w:rPr>
                <w:rFonts w:ascii="Calibri" w:eastAsia="Times New Roman" w:hAnsi="Calibri" w:cs="Calibri"/>
                <w:b/>
                <w:bCs/>
                <w:color w:val="FFFFFF"/>
                <w:lang w:eastAsia="en-CA"/>
              </w:rPr>
              <w:lastRenderedPageBreak/>
              <w:t>Rolling Window Size</w:t>
            </w:r>
          </w:p>
        </w:tc>
        <w:tc>
          <w:tcPr>
            <w:tcW w:w="11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BDB549B" w14:textId="77777777" w:rsidR="0053092C" w:rsidRPr="0053092C" w:rsidRDefault="0053092C" w:rsidP="0053092C">
            <w:pPr>
              <w:spacing w:after="0" w:line="240" w:lineRule="auto"/>
              <w:jc w:val="center"/>
              <w:rPr>
                <w:rFonts w:ascii="Calibri" w:eastAsia="Times New Roman" w:hAnsi="Calibri" w:cs="Calibri"/>
                <w:b/>
                <w:bCs/>
                <w:color w:val="FFFFFF"/>
                <w:lang w:eastAsia="en-CA"/>
              </w:rPr>
            </w:pPr>
            <w:r w:rsidRPr="0053092C">
              <w:rPr>
                <w:rFonts w:ascii="Calibri" w:eastAsia="Times New Roman" w:hAnsi="Calibri" w:cs="Calibri"/>
                <w:b/>
                <w:bCs/>
                <w:color w:val="FFFFFF"/>
                <w:lang w:eastAsia="en-CA"/>
              </w:rPr>
              <w:t>Accuracy</w:t>
            </w:r>
          </w:p>
        </w:tc>
        <w:tc>
          <w:tcPr>
            <w:tcW w:w="128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84998C0" w14:textId="1921DC3D" w:rsidR="0053092C" w:rsidRPr="0053092C" w:rsidRDefault="0053092C" w:rsidP="0053092C">
            <w:pPr>
              <w:spacing w:after="0" w:line="240" w:lineRule="auto"/>
              <w:jc w:val="center"/>
              <w:rPr>
                <w:rFonts w:ascii="Calibri" w:eastAsia="Times New Roman" w:hAnsi="Calibri" w:cs="Calibri"/>
                <w:b/>
                <w:bCs/>
                <w:color w:val="FFFFFF"/>
                <w:lang w:eastAsia="en-CA"/>
              </w:rPr>
            </w:pPr>
            <w:r w:rsidRPr="0053092C">
              <w:rPr>
                <w:rFonts w:ascii="Calibri" w:eastAsia="Times New Roman" w:hAnsi="Calibri" w:cs="Calibri"/>
                <w:b/>
                <w:bCs/>
                <w:color w:val="FFFFFF"/>
                <w:lang w:eastAsia="en-CA"/>
              </w:rPr>
              <w:t>Precision</w:t>
            </w:r>
          </w:p>
        </w:tc>
        <w:tc>
          <w:tcPr>
            <w:tcW w:w="16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5A75BA71" w14:textId="77777777" w:rsidR="0053092C" w:rsidRPr="0053092C" w:rsidRDefault="0053092C" w:rsidP="0053092C">
            <w:pPr>
              <w:spacing w:after="0" w:line="240" w:lineRule="auto"/>
              <w:jc w:val="center"/>
              <w:rPr>
                <w:rFonts w:ascii="Calibri" w:eastAsia="Times New Roman" w:hAnsi="Calibri" w:cs="Calibri"/>
                <w:b/>
                <w:bCs/>
                <w:color w:val="FFFFFF"/>
                <w:lang w:eastAsia="en-CA"/>
              </w:rPr>
            </w:pPr>
            <w:r w:rsidRPr="0053092C">
              <w:rPr>
                <w:rFonts w:ascii="Calibri" w:eastAsia="Times New Roman" w:hAnsi="Calibri" w:cs="Calibri"/>
                <w:b/>
                <w:bCs/>
                <w:color w:val="FFFFFF"/>
                <w:lang w:eastAsia="en-CA"/>
              </w:rPr>
              <w:t>Precision VPN</w:t>
            </w:r>
          </w:p>
        </w:tc>
        <w:tc>
          <w:tcPr>
            <w:tcW w:w="106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717E5FD5" w14:textId="77777777" w:rsidR="0053092C" w:rsidRPr="0053092C" w:rsidRDefault="0053092C" w:rsidP="0053092C">
            <w:pPr>
              <w:spacing w:after="0" w:line="240" w:lineRule="auto"/>
              <w:jc w:val="center"/>
              <w:rPr>
                <w:rFonts w:ascii="Calibri" w:eastAsia="Times New Roman" w:hAnsi="Calibri" w:cs="Calibri"/>
                <w:b/>
                <w:bCs/>
                <w:color w:val="FFFFFF"/>
                <w:lang w:eastAsia="en-CA"/>
              </w:rPr>
            </w:pPr>
            <w:r w:rsidRPr="0053092C">
              <w:rPr>
                <w:rFonts w:ascii="Calibri" w:eastAsia="Times New Roman" w:hAnsi="Calibri" w:cs="Calibri"/>
                <w:b/>
                <w:bCs/>
                <w:color w:val="FFFFFF"/>
                <w:lang w:eastAsia="en-CA"/>
              </w:rPr>
              <w:t>Recall</w:t>
            </w:r>
          </w:p>
        </w:tc>
        <w:tc>
          <w:tcPr>
            <w:tcW w:w="136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82F65F8" w14:textId="77777777" w:rsidR="0053092C" w:rsidRPr="0053092C" w:rsidRDefault="0053092C" w:rsidP="0053092C">
            <w:pPr>
              <w:spacing w:after="0" w:line="240" w:lineRule="auto"/>
              <w:jc w:val="center"/>
              <w:rPr>
                <w:rFonts w:ascii="Calibri" w:eastAsia="Times New Roman" w:hAnsi="Calibri" w:cs="Calibri"/>
                <w:b/>
                <w:bCs/>
                <w:color w:val="FFFFFF"/>
                <w:lang w:eastAsia="en-CA"/>
              </w:rPr>
            </w:pPr>
            <w:r w:rsidRPr="0053092C">
              <w:rPr>
                <w:rFonts w:ascii="Calibri" w:eastAsia="Times New Roman" w:hAnsi="Calibri" w:cs="Calibri"/>
                <w:b/>
                <w:bCs/>
                <w:color w:val="FFFFFF"/>
                <w:lang w:eastAsia="en-CA"/>
              </w:rPr>
              <w:t>Recall VPN</w:t>
            </w:r>
          </w:p>
        </w:tc>
        <w:tc>
          <w:tcPr>
            <w:tcW w:w="106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D678AAC" w14:textId="77777777" w:rsidR="0053092C" w:rsidRPr="0053092C" w:rsidRDefault="0053092C" w:rsidP="0053092C">
            <w:pPr>
              <w:spacing w:after="0" w:line="240" w:lineRule="auto"/>
              <w:jc w:val="center"/>
              <w:rPr>
                <w:rFonts w:ascii="Calibri" w:eastAsia="Times New Roman" w:hAnsi="Calibri" w:cs="Calibri"/>
                <w:b/>
                <w:bCs/>
                <w:color w:val="FFFFFF"/>
                <w:lang w:eastAsia="en-CA"/>
              </w:rPr>
            </w:pPr>
            <w:r w:rsidRPr="0053092C">
              <w:rPr>
                <w:rFonts w:ascii="Calibri" w:eastAsia="Times New Roman" w:hAnsi="Calibri" w:cs="Calibri"/>
                <w:b/>
                <w:bCs/>
                <w:color w:val="FFFFFF"/>
                <w:lang w:eastAsia="en-CA"/>
              </w:rPr>
              <w:t>AUC</w:t>
            </w:r>
          </w:p>
        </w:tc>
      </w:tr>
      <w:tr w:rsidR="0053092C" w:rsidRPr="0053092C" w14:paraId="580D5356" w14:textId="77777777" w:rsidTr="0053092C">
        <w:trPr>
          <w:trHeight w:val="300"/>
          <w:jc w:val="center"/>
        </w:trPr>
        <w:tc>
          <w:tcPr>
            <w:tcW w:w="28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305C559" w14:textId="77777777" w:rsidR="0053092C" w:rsidRPr="0053092C" w:rsidRDefault="0053092C" w:rsidP="0053092C">
            <w:pPr>
              <w:spacing w:after="0" w:line="240" w:lineRule="auto"/>
              <w:jc w:val="center"/>
              <w:rPr>
                <w:rFonts w:ascii="Calibri" w:eastAsia="Times New Roman" w:hAnsi="Calibri" w:cs="Calibri"/>
                <w:b/>
                <w:bCs/>
                <w:color w:val="000000"/>
                <w:lang w:eastAsia="en-CA"/>
              </w:rPr>
            </w:pPr>
            <w:r w:rsidRPr="0053092C">
              <w:rPr>
                <w:rFonts w:ascii="Calibri" w:eastAsia="Times New Roman" w:hAnsi="Calibri" w:cs="Calibri"/>
                <w:b/>
                <w:bCs/>
                <w:color w:val="000000"/>
                <w:lang w:eastAsia="en-CA"/>
              </w:rPr>
              <w:t>1000 Connection - 1 min</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F7089A7"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99.420%</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B5D867D"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99.577%</w:t>
            </w:r>
          </w:p>
        </w:tc>
        <w:tc>
          <w:tcPr>
            <w:tcW w:w="164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DFD4A70"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98.089%</w:t>
            </w:r>
          </w:p>
        </w:tc>
        <w:tc>
          <w:tcPr>
            <w:tcW w:w="10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91DB394"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99.775%</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37F2F94"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96.459%</w:t>
            </w:r>
          </w:p>
        </w:tc>
        <w:tc>
          <w:tcPr>
            <w:tcW w:w="10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150E927"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99.819%</w:t>
            </w:r>
          </w:p>
        </w:tc>
      </w:tr>
      <w:tr w:rsidR="0053092C" w:rsidRPr="0053092C" w14:paraId="63C23096" w14:textId="77777777" w:rsidTr="0053092C">
        <w:trPr>
          <w:trHeight w:val="300"/>
          <w:jc w:val="center"/>
        </w:trPr>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242DFBD" w14:textId="77777777" w:rsidR="0053092C" w:rsidRPr="0053092C" w:rsidRDefault="0053092C" w:rsidP="0053092C">
            <w:pPr>
              <w:spacing w:after="0" w:line="240" w:lineRule="auto"/>
              <w:jc w:val="center"/>
              <w:rPr>
                <w:rFonts w:ascii="Calibri" w:eastAsia="Times New Roman" w:hAnsi="Calibri" w:cs="Calibri"/>
                <w:b/>
                <w:bCs/>
                <w:color w:val="000000"/>
                <w:lang w:eastAsia="en-CA"/>
              </w:rPr>
            </w:pPr>
            <w:r w:rsidRPr="0053092C">
              <w:rPr>
                <w:rFonts w:ascii="Calibri" w:eastAsia="Times New Roman" w:hAnsi="Calibri" w:cs="Calibri"/>
                <w:b/>
                <w:bCs/>
                <w:color w:val="000000"/>
                <w:lang w:eastAsia="en-CA"/>
              </w:rPr>
              <w:t>2000 Connection - 2 min</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A8E12CE"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99.361%</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77424B5"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99.516%</w:t>
            </w:r>
          </w:p>
        </w:tc>
        <w:tc>
          <w:tcPr>
            <w:tcW w:w="16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DB0EC40"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98.036%</w:t>
            </w:r>
          </w:p>
        </w:tc>
        <w:tc>
          <w:tcPr>
            <w:tcW w:w="10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7642B70"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99.770%</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8E35FDF"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95.953%</w:t>
            </w:r>
          </w:p>
        </w:tc>
        <w:tc>
          <w:tcPr>
            <w:tcW w:w="10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5E1D557"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99.240%</w:t>
            </w:r>
          </w:p>
        </w:tc>
      </w:tr>
      <w:tr w:rsidR="0053092C" w:rsidRPr="0053092C" w14:paraId="76701FB1" w14:textId="77777777" w:rsidTr="0053092C">
        <w:trPr>
          <w:trHeight w:val="300"/>
          <w:jc w:val="center"/>
        </w:trPr>
        <w:tc>
          <w:tcPr>
            <w:tcW w:w="28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BCEDD5C" w14:textId="77777777" w:rsidR="0053092C" w:rsidRPr="0053092C" w:rsidRDefault="0053092C" w:rsidP="0053092C">
            <w:pPr>
              <w:spacing w:after="0" w:line="240" w:lineRule="auto"/>
              <w:jc w:val="center"/>
              <w:rPr>
                <w:rFonts w:ascii="Calibri" w:eastAsia="Times New Roman" w:hAnsi="Calibri" w:cs="Calibri"/>
                <w:b/>
                <w:bCs/>
                <w:color w:val="000000"/>
                <w:lang w:eastAsia="en-CA"/>
              </w:rPr>
            </w:pPr>
            <w:r w:rsidRPr="0053092C">
              <w:rPr>
                <w:rFonts w:ascii="Calibri" w:eastAsia="Times New Roman" w:hAnsi="Calibri" w:cs="Calibri"/>
                <w:b/>
                <w:bCs/>
                <w:color w:val="000000"/>
                <w:lang w:eastAsia="en-CA"/>
              </w:rPr>
              <w:t>5000 Connection - 5 min</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A0ED75B"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99.474%</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6689C17"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99.633%</w:t>
            </w:r>
          </w:p>
        </w:tc>
        <w:tc>
          <w:tcPr>
            <w:tcW w:w="164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6391CFC"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98.127%</w:t>
            </w:r>
          </w:p>
        </w:tc>
        <w:tc>
          <w:tcPr>
            <w:tcW w:w="10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819C856"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99.778%</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0276E73"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96.936%</w:t>
            </w:r>
          </w:p>
        </w:tc>
        <w:tc>
          <w:tcPr>
            <w:tcW w:w="10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3C4F823"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99.877%</w:t>
            </w:r>
          </w:p>
        </w:tc>
      </w:tr>
      <w:tr w:rsidR="0053092C" w:rsidRPr="0053092C" w14:paraId="385DE55F" w14:textId="77777777" w:rsidTr="0053092C">
        <w:trPr>
          <w:trHeight w:val="300"/>
          <w:jc w:val="center"/>
        </w:trPr>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67CC65B" w14:textId="77777777" w:rsidR="0053092C" w:rsidRPr="0053092C" w:rsidRDefault="0053092C" w:rsidP="0053092C">
            <w:pPr>
              <w:spacing w:after="0" w:line="240" w:lineRule="auto"/>
              <w:jc w:val="center"/>
              <w:rPr>
                <w:rFonts w:ascii="Calibri" w:eastAsia="Times New Roman" w:hAnsi="Calibri" w:cs="Calibri"/>
                <w:b/>
                <w:bCs/>
                <w:color w:val="000000"/>
                <w:lang w:eastAsia="en-CA"/>
              </w:rPr>
            </w:pPr>
            <w:r w:rsidRPr="0053092C">
              <w:rPr>
                <w:rFonts w:ascii="Calibri" w:eastAsia="Times New Roman" w:hAnsi="Calibri" w:cs="Calibri"/>
                <w:b/>
                <w:bCs/>
                <w:color w:val="000000"/>
                <w:lang w:eastAsia="en-CA"/>
              </w:rPr>
              <w:t>10000 Connection - 10 min</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BD2710B"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99.484%</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34780A0"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99.627%</w:t>
            </w:r>
          </w:p>
        </w:tc>
        <w:tc>
          <w:tcPr>
            <w:tcW w:w="16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91E347F"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98.270%</w:t>
            </w:r>
          </w:p>
        </w:tc>
        <w:tc>
          <w:tcPr>
            <w:tcW w:w="10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6D0B2B8"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99.796%</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F651ABB"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96.878%</w:t>
            </w:r>
          </w:p>
        </w:tc>
        <w:tc>
          <w:tcPr>
            <w:tcW w:w="10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4BF4244"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99.903%</w:t>
            </w:r>
          </w:p>
        </w:tc>
      </w:tr>
      <w:tr w:rsidR="0053092C" w:rsidRPr="0053092C" w14:paraId="075E7BF3" w14:textId="77777777" w:rsidTr="0053092C">
        <w:trPr>
          <w:trHeight w:val="300"/>
          <w:jc w:val="center"/>
        </w:trPr>
        <w:tc>
          <w:tcPr>
            <w:tcW w:w="28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5354FF9" w14:textId="77777777" w:rsidR="0053092C" w:rsidRPr="0053092C" w:rsidRDefault="0053092C" w:rsidP="0053092C">
            <w:pPr>
              <w:spacing w:after="0" w:line="240" w:lineRule="auto"/>
              <w:jc w:val="center"/>
              <w:rPr>
                <w:rFonts w:ascii="Calibri" w:eastAsia="Times New Roman" w:hAnsi="Calibri" w:cs="Calibri"/>
                <w:b/>
                <w:bCs/>
                <w:color w:val="000000"/>
                <w:lang w:eastAsia="en-CA"/>
              </w:rPr>
            </w:pPr>
            <w:r w:rsidRPr="0053092C">
              <w:rPr>
                <w:rFonts w:ascii="Calibri" w:eastAsia="Times New Roman" w:hAnsi="Calibri" w:cs="Calibri"/>
                <w:b/>
                <w:bCs/>
                <w:color w:val="000000"/>
                <w:lang w:eastAsia="en-CA"/>
              </w:rPr>
              <w:t>15000 Connection - 15 min</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949AA7E"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99.453%</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A1E95F7"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99.601%</w:t>
            </w:r>
          </w:p>
        </w:tc>
        <w:tc>
          <w:tcPr>
            <w:tcW w:w="164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26BF7AE"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98.194%</w:t>
            </w:r>
          </w:p>
        </w:tc>
        <w:tc>
          <w:tcPr>
            <w:tcW w:w="10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309849C"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99.787%</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F312991"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96.661%</w:t>
            </w:r>
          </w:p>
        </w:tc>
        <w:tc>
          <w:tcPr>
            <w:tcW w:w="106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C1471CD"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99.692%</w:t>
            </w:r>
          </w:p>
        </w:tc>
      </w:tr>
      <w:tr w:rsidR="0053092C" w:rsidRPr="0053092C" w14:paraId="0E80C52A" w14:textId="77777777" w:rsidTr="0053092C">
        <w:trPr>
          <w:trHeight w:val="300"/>
          <w:jc w:val="center"/>
        </w:trPr>
        <w:tc>
          <w:tcPr>
            <w:tcW w:w="2860" w:type="dxa"/>
            <w:tcBorders>
              <w:top w:val="single" w:sz="4" w:space="0" w:color="000000"/>
              <w:left w:val="single" w:sz="4" w:space="0" w:color="000000"/>
              <w:bottom w:val="single" w:sz="8" w:space="0" w:color="000000"/>
              <w:right w:val="single" w:sz="4" w:space="0" w:color="000000"/>
            </w:tcBorders>
            <w:shd w:val="clear" w:color="000000" w:fill="A9D08E"/>
            <w:noWrap/>
            <w:vAlign w:val="center"/>
            <w:hideMark/>
          </w:tcPr>
          <w:p w14:paraId="4EC5CEC7" w14:textId="77777777" w:rsidR="0053092C" w:rsidRPr="0053092C" w:rsidRDefault="0053092C" w:rsidP="0053092C">
            <w:pPr>
              <w:spacing w:after="0" w:line="240" w:lineRule="auto"/>
              <w:jc w:val="center"/>
              <w:rPr>
                <w:rFonts w:ascii="Calibri" w:eastAsia="Times New Roman" w:hAnsi="Calibri" w:cs="Calibri"/>
                <w:b/>
                <w:bCs/>
                <w:color w:val="000000"/>
                <w:lang w:eastAsia="en-CA"/>
              </w:rPr>
            </w:pPr>
            <w:r w:rsidRPr="0053092C">
              <w:rPr>
                <w:rFonts w:ascii="Calibri" w:eastAsia="Times New Roman" w:hAnsi="Calibri" w:cs="Calibri"/>
                <w:b/>
                <w:bCs/>
                <w:color w:val="000000"/>
                <w:lang w:eastAsia="en-CA"/>
              </w:rPr>
              <w:t>20000 Connection - 20 min</w:t>
            </w:r>
          </w:p>
        </w:tc>
        <w:tc>
          <w:tcPr>
            <w:tcW w:w="1140" w:type="dxa"/>
            <w:tcBorders>
              <w:top w:val="single" w:sz="4" w:space="0" w:color="000000"/>
              <w:left w:val="single" w:sz="4" w:space="0" w:color="000000"/>
              <w:bottom w:val="single" w:sz="8" w:space="0" w:color="000000"/>
              <w:right w:val="single" w:sz="4" w:space="0" w:color="000000"/>
            </w:tcBorders>
            <w:shd w:val="clear" w:color="000000" w:fill="A9D08E"/>
            <w:noWrap/>
            <w:vAlign w:val="center"/>
            <w:hideMark/>
          </w:tcPr>
          <w:p w14:paraId="159A764C"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99.501%</w:t>
            </w:r>
          </w:p>
        </w:tc>
        <w:tc>
          <w:tcPr>
            <w:tcW w:w="1280" w:type="dxa"/>
            <w:tcBorders>
              <w:top w:val="single" w:sz="4" w:space="0" w:color="000000"/>
              <w:left w:val="single" w:sz="4" w:space="0" w:color="000000"/>
              <w:bottom w:val="single" w:sz="8" w:space="0" w:color="000000"/>
              <w:right w:val="single" w:sz="4" w:space="0" w:color="000000"/>
            </w:tcBorders>
            <w:shd w:val="clear" w:color="000000" w:fill="A9D08E"/>
            <w:noWrap/>
            <w:vAlign w:val="center"/>
            <w:hideMark/>
          </w:tcPr>
          <w:p w14:paraId="61B8F875"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99.640%</w:t>
            </w:r>
          </w:p>
        </w:tc>
        <w:tc>
          <w:tcPr>
            <w:tcW w:w="1640" w:type="dxa"/>
            <w:tcBorders>
              <w:top w:val="single" w:sz="4" w:space="0" w:color="000000"/>
              <w:left w:val="single" w:sz="4" w:space="0" w:color="000000"/>
              <w:bottom w:val="single" w:sz="8" w:space="0" w:color="000000"/>
              <w:right w:val="single" w:sz="4" w:space="0" w:color="000000"/>
            </w:tcBorders>
            <w:shd w:val="clear" w:color="000000" w:fill="A9D08E"/>
            <w:noWrap/>
            <w:vAlign w:val="center"/>
            <w:hideMark/>
          </w:tcPr>
          <w:p w14:paraId="102078D9"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98.315%</w:t>
            </w:r>
          </w:p>
        </w:tc>
        <w:tc>
          <w:tcPr>
            <w:tcW w:w="1060" w:type="dxa"/>
            <w:tcBorders>
              <w:top w:val="single" w:sz="4" w:space="0" w:color="000000"/>
              <w:left w:val="single" w:sz="4" w:space="0" w:color="000000"/>
              <w:bottom w:val="single" w:sz="8" w:space="0" w:color="000000"/>
              <w:right w:val="single" w:sz="4" w:space="0" w:color="000000"/>
            </w:tcBorders>
            <w:shd w:val="clear" w:color="000000" w:fill="A9D08E"/>
            <w:noWrap/>
            <w:vAlign w:val="center"/>
            <w:hideMark/>
          </w:tcPr>
          <w:p w14:paraId="48C8D63A"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99.801%</w:t>
            </w:r>
          </w:p>
        </w:tc>
        <w:tc>
          <w:tcPr>
            <w:tcW w:w="1360" w:type="dxa"/>
            <w:tcBorders>
              <w:top w:val="single" w:sz="4" w:space="0" w:color="000000"/>
              <w:left w:val="single" w:sz="4" w:space="0" w:color="000000"/>
              <w:bottom w:val="single" w:sz="8" w:space="0" w:color="000000"/>
              <w:right w:val="single" w:sz="4" w:space="0" w:color="000000"/>
            </w:tcBorders>
            <w:shd w:val="clear" w:color="000000" w:fill="A9D08E"/>
            <w:noWrap/>
            <w:vAlign w:val="center"/>
            <w:hideMark/>
          </w:tcPr>
          <w:p w14:paraId="5BCF4E27"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96.994%</w:t>
            </w:r>
          </w:p>
        </w:tc>
        <w:tc>
          <w:tcPr>
            <w:tcW w:w="1060" w:type="dxa"/>
            <w:tcBorders>
              <w:top w:val="single" w:sz="4" w:space="0" w:color="000000"/>
              <w:left w:val="single" w:sz="4" w:space="0" w:color="000000"/>
              <w:bottom w:val="single" w:sz="8" w:space="0" w:color="000000"/>
              <w:right w:val="single" w:sz="4" w:space="0" w:color="000000"/>
            </w:tcBorders>
            <w:shd w:val="clear" w:color="000000" w:fill="A9D08E"/>
            <w:noWrap/>
            <w:vAlign w:val="center"/>
            <w:hideMark/>
          </w:tcPr>
          <w:p w14:paraId="3AF61B44" w14:textId="77777777" w:rsidR="0053092C" w:rsidRPr="0053092C" w:rsidRDefault="0053092C" w:rsidP="0053092C">
            <w:pPr>
              <w:spacing w:after="0" w:line="240" w:lineRule="auto"/>
              <w:jc w:val="center"/>
              <w:rPr>
                <w:rFonts w:ascii="Calibri" w:eastAsia="Times New Roman" w:hAnsi="Calibri" w:cs="Calibri"/>
                <w:color w:val="000000"/>
                <w:lang w:eastAsia="en-CA"/>
              </w:rPr>
            </w:pPr>
            <w:r w:rsidRPr="0053092C">
              <w:rPr>
                <w:rFonts w:ascii="Calibri" w:eastAsia="Times New Roman" w:hAnsi="Calibri" w:cs="Calibri"/>
                <w:color w:val="000000"/>
                <w:lang w:eastAsia="en-CA"/>
              </w:rPr>
              <w:t>99.918%</w:t>
            </w:r>
          </w:p>
        </w:tc>
      </w:tr>
    </w:tbl>
    <w:p w14:paraId="2E032010" w14:textId="40E20881" w:rsidR="0053092C" w:rsidRDefault="0053092C" w:rsidP="00134EC5">
      <w:pPr>
        <w:jc w:val="center"/>
        <w:rPr>
          <w:rStyle w:val="SubtleEmphasis"/>
        </w:rPr>
      </w:pPr>
    </w:p>
    <w:p w14:paraId="3A6D22B1" w14:textId="7F013EEE" w:rsidR="0053092C" w:rsidRPr="00503A94" w:rsidRDefault="0053092C" w:rsidP="00134EC5">
      <w:pPr>
        <w:jc w:val="center"/>
        <w:rPr>
          <w:rStyle w:val="SubtleEmphasis"/>
        </w:rPr>
      </w:pPr>
      <w:r>
        <w:rPr>
          <w:noProof/>
        </w:rPr>
        <w:drawing>
          <wp:inline distT="0" distB="0" distL="0" distR="0" wp14:anchorId="6DD820ED" wp14:editId="25CD62B0">
            <wp:extent cx="4572000" cy="2743200"/>
            <wp:effectExtent l="0" t="0" r="0" b="0"/>
            <wp:docPr id="58" name="Chart 58">
              <a:extLst xmlns:a="http://schemas.openxmlformats.org/drawingml/2006/main">
                <a:ext uri="{FF2B5EF4-FFF2-40B4-BE49-F238E27FC236}">
                  <a16:creationId xmlns:a16="http://schemas.microsoft.com/office/drawing/2014/main" id="{0D3CED38-1636-4AD2-808D-7FBE15059D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2785614" w14:textId="3862BA50" w:rsidR="00134EC5" w:rsidRDefault="00134EC5" w:rsidP="00134EC5">
      <w:pPr>
        <w:jc w:val="center"/>
        <w:rPr>
          <w:rStyle w:val="SubtleEmphasis"/>
        </w:rPr>
      </w:pPr>
      <w:r>
        <w:rPr>
          <w:rStyle w:val="SubtleEmphasis"/>
        </w:rPr>
        <w:t>Figure 35: Results – gradient boost vs random forest – tuned parameters – optimal RW size</w:t>
      </w:r>
      <w:r w:rsidR="0053092C">
        <w:rPr>
          <w:rStyle w:val="SubtleEmphasis"/>
        </w:rPr>
        <w:t xml:space="preserve"> (N.B.: vertical axis starts at </w:t>
      </w:r>
      <w:r w:rsidR="007517FC">
        <w:rPr>
          <w:rStyle w:val="SubtleEmphasis"/>
        </w:rPr>
        <w:t>94%)</w:t>
      </w:r>
    </w:p>
    <w:p w14:paraId="1C1D0718" w14:textId="77777777" w:rsidR="0053092C" w:rsidRDefault="0053092C" w:rsidP="00134EC5">
      <w:pPr>
        <w:jc w:val="center"/>
        <w:rPr>
          <w:rStyle w:val="SubtleEmphasis"/>
        </w:rPr>
      </w:pPr>
    </w:p>
    <w:p w14:paraId="172244A8" w14:textId="14298A1F" w:rsidR="00503A94" w:rsidRPr="00503A94" w:rsidRDefault="00134EC5" w:rsidP="00503A94">
      <w:pPr>
        <w:rPr>
          <w:lang w:val="en-US"/>
        </w:rPr>
      </w:pPr>
      <w:r>
        <w:rPr>
          <w:lang w:val="en-US"/>
        </w:rPr>
        <w:t xml:space="preserve">The key takeaway from these results is that the size of the rolling window has a minimal impact on the models predictive capabilities. </w:t>
      </w:r>
    </w:p>
    <w:p w14:paraId="483A6E02" w14:textId="18A492DE" w:rsidR="00925464" w:rsidRDefault="00925464" w:rsidP="00925464">
      <w:pPr>
        <w:pStyle w:val="Heading2"/>
        <w:rPr>
          <w:lang w:val="en-US"/>
        </w:rPr>
      </w:pPr>
      <w:r>
        <w:rPr>
          <w:lang w:val="en-US"/>
        </w:rPr>
        <w:t>Analysis</w:t>
      </w:r>
    </w:p>
    <w:p w14:paraId="359DF534" w14:textId="6B09BB1C" w:rsidR="003A2ABC" w:rsidRDefault="00134EC5" w:rsidP="00134EC5">
      <w:pPr>
        <w:rPr>
          <w:lang w:val="en-US"/>
        </w:rPr>
      </w:pPr>
      <w:r>
        <w:rPr>
          <w:lang w:val="en-US"/>
        </w:rPr>
        <w:t xml:space="preserve">The aim of this project is to determine the ideal machine learning model for automated VPN. Based on the results, the model with the highest raw performance is </w:t>
      </w:r>
      <w:r w:rsidR="00FB53F0">
        <w:rPr>
          <w:lang w:val="en-US"/>
        </w:rPr>
        <w:t xml:space="preserve">the </w:t>
      </w:r>
      <w:r w:rsidR="00FB53F0" w:rsidRPr="00FB53F0">
        <w:rPr>
          <w:i/>
          <w:iCs/>
          <w:lang w:val="en-US"/>
        </w:rPr>
        <w:t>gradient boost model with hyperparameter optimization with connection feature subset with rolling window size of 20 000 connections/20-</w:t>
      </w:r>
      <w:r w:rsidR="00FB53F0">
        <w:rPr>
          <w:i/>
          <w:iCs/>
          <w:lang w:val="en-US"/>
        </w:rPr>
        <w:t>minutes</w:t>
      </w:r>
      <w:r w:rsidR="00FB53F0">
        <w:rPr>
          <w:lang w:val="en-US"/>
        </w:rPr>
        <w:t>,</w:t>
      </w:r>
      <w:r>
        <w:rPr>
          <w:lang w:val="en-US"/>
        </w:rPr>
        <w:t xml:space="preserve"> however an ideal model encompasses more than</w:t>
      </w:r>
      <w:r w:rsidR="0035665E">
        <w:rPr>
          <w:lang w:val="en-US"/>
        </w:rPr>
        <w:t xml:space="preserve"> just</w:t>
      </w:r>
      <w:r>
        <w:rPr>
          <w:lang w:val="en-US"/>
        </w:rPr>
        <w:t xml:space="preserve"> raw predictive capability</w:t>
      </w:r>
      <w:r w:rsidR="0035665E">
        <w:rPr>
          <w:lang w:val="en-US"/>
        </w:rPr>
        <w:t>, it must also consider efficiency. When considering the optimized parameter results in Table 8 (random forest) and Table 9 (gradient boost), there is a very small spread between the results of the various features subset (reverse feature subsets are not considered given their poor performance)</w:t>
      </w:r>
      <w:r w:rsidR="0053092C">
        <w:rPr>
          <w:lang w:val="en-US"/>
        </w:rPr>
        <w:t xml:space="preserve">. For example, for gradient boost (tune parameters) the highest precision value was 98.270% where the lowest was 97.498%, which is a difference of only 0.772%. The same trend is found in the random forest results which has a difference of 1.023% between the top precision value of 97.565% and the lowest of 96.542%. In fact, the difference between the top gradient boost precision value and the lowest random forest values is 1.728%. </w:t>
      </w:r>
      <w:r w:rsidR="007517FC">
        <w:rPr>
          <w:lang w:val="en-US"/>
        </w:rPr>
        <w:t xml:space="preserve">Moreover, this tight clustering of results is also seen in the RW size comparison </w:t>
      </w:r>
      <w:r w:rsidR="007517FC">
        <w:rPr>
          <w:lang w:val="en-US"/>
        </w:rPr>
        <w:lastRenderedPageBreak/>
        <w:t xml:space="preserve">results tables (Table 10 &amp; 11). </w:t>
      </w:r>
      <w:r w:rsidR="0053092C">
        <w:rPr>
          <w:lang w:val="en-US"/>
        </w:rPr>
        <w:t xml:space="preserve"> </w:t>
      </w:r>
      <w:r w:rsidR="003A2ABC">
        <w:rPr>
          <w:lang w:val="en-US"/>
        </w:rPr>
        <w:t xml:space="preserve">Consequently, an ideal result can sacrifice a small amount of performance in exchange for gains in efficiency. </w:t>
      </w:r>
    </w:p>
    <w:p w14:paraId="736BBAEC" w14:textId="7D267D4E" w:rsidR="007517FC" w:rsidRDefault="003A2ABC" w:rsidP="00134EC5">
      <w:pPr>
        <w:rPr>
          <w:lang w:val="en-US"/>
        </w:rPr>
      </w:pPr>
      <w:r>
        <w:rPr>
          <w:lang w:val="en-US"/>
        </w:rPr>
        <w:t xml:space="preserve">As discussed in the feature subset section of the report, the _forward feature subset has a lower dimensionality and is therefore more efficient with both the feature engineering and the training/prediction of the model. Thus, the selection of a _forward feature subset for the ideal model is justifiable given the efficiency increase vs the marginal performance decrease. Specifically, the </w:t>
      </w:r>
      <w:r w:rsidRPr="003A2ABC">
        <w:rPr>
          <w:b/>
          <w:bCs/>
          <w:lang w:val="en-US"/>
        </w:rPr>
        <w:t>connection forward subset is the ideal feature subset</w:t>
      </w:r>
      <w:r>
        <w:rPr>
          <w:lang w:val="en-US"/>
        </w:rPr>
        <w:t xml:space="preserve"> for both models since it has the best results with the lowest dimensionality. </w:t>
      </w:r>
    </w:p>
    <w:p w14:paraId="03E108DE" w14:textId="6F5C245E" w:rsidR="003A2ABC" w:rsidRDefault="003A2ABC" w:rsidP="00134EC5">
      <w:pPr>
        <w:rPr>
          <w:lang w:val="en-US"/>
        </w:rPr>
      </w:pPr>
      <w:r>
        <w:rPr>
          <w:lang w:val="en-US"/>
        </w:rPr>
        <w:t>Next, the choice of rolling window size should balance the size of the RW</w:t>
      </w:r>
      <w:r w:rsidR="00FB53F0">
        <w:rPr>
          <w:lang w:val="en-US"/>
        </w:rPr>
        <w:t xml:space="preserve"> with the its results. The smaller the RW the more efficient the feature generation. Therefore, the </w:t>
      </w:r>
      <w:r w:rsidR="00FB53F0" w:rsidRPr="00FB53F0">
        <w:rPr>
          <w:b/>
          <w:bCs/>
          <w:lang w:val="en-US"/>
        </w:rPr>
        <w:t>5000 connection/ 5-minute rolling window is the ideal rolling window size</w:t>
      </w:r>
      <w:r w:rsidR="00FB53F0">
        <w:rPr>
          <w:lang w:val="en-US"/>
        </w:rPr>
        <w:t xml:space="preserve"> as it balances efficiency and predictive capability.    </w:t>
      </w:r>
    </w:p>
    <w:p w14:paraId="2B481ACA" w14:textId="77777777" w:rsidR="00EB2735" w:rsidRDefault="00FB53F0" w:rsidP="00134EC5">
      <w:pPr>
        <w:rPr>
          <w:lang w:val="en-US"/>
        </w:rPr>
      </w:pPr>
      <w:r>
        <w:rPr>
          <w:lang w:val="en-US"/>
        </w:rPr>
        <w:t xml:space="preserve">Lastly the choice of model. Given that the predictive capabilities of both models are very similar they could both be hypothetically used in a detection system. </w:t>
      </w:r>
      <w:r w:rsidR="00EB2735">
        <w:rPr>
          <w:lang w:val="en-US"/>
        </w:rPr>
        <w:t>However,</w:t>
      </w:r>
      <w:r>
        <w:rPr>
          <w:lang w:val="en-US"/>
        </w:rPr>
        <w:t xml:space="preserve"> since the gradient boost model is the more robust model </w:t>
      </w:r>
      <w:r w:rsidR="00EB2735">
        <w:rPr>
          <w:lang w:val="en-US"/>
        </w:rPr>
        <w:t xml:space="preserve">and prediction time between the two models are very similar, </w:t>
      </w:r>
      <w:r w:rsidR="00EB2735" w:rsidRPr="00EB2735">
        <w:rPr>
          <w:b/>
          <w:bCs/>
          <w:lang w:val="en-US"/>
        </w:rPr>
        <w:t>gradient boost is the ideal machine learning model.</w:t>
      </w:r>
      <w:r w:rsidR="00EB2735">
        <w:rPr>
          <w:lang w:val="en-US"/>
        </w:rPr>
        <w:t xml:space="preserve"> Moreover, with respect to ideal hypermeters, given the considerable performance difference between the default parameters of gradient boost and the optimized parameters, the </w:t>
      </w:r>
      <w:r w:rsidR="00EB2735" w:rsidRPr="00EB2735">
        <w:rPr>
          <w:b/>
          <w:bCs/>
          <w:lang w:val="en-US"/>
        </w:rPr>
        <w:t>optimized parameters</w:t>
      </w:r>
      <w:r w:rsidR="00EB2735">
        <w:rPr>
          <w:b/>
          <w:bCs/>
          <w:lang w:val="en-US"/>
        </w:rPr>
        <w:t xml:space="preserve"> (learning rate 0.6, max depth 12, number of estimators 500) </w:t>
      </w:r>
      <w:r w:rsidR="00EB2735" w:rsidRPr="00EB2735">
        <w:rPr>
          <w:b/>
          <w:bCs/>
          <w:lang w:val="en-US"/>
        </w:rPr>
        <w:t>are the ideal hyperparameters</w:t>
      </w:r>
      <w:r w:rsidR="00EB2735">
        <w:rPr>
          <w:lang w:val="en-US"/>
        </w:rPr>
        <w:t xml:space="preserve">. However, if one were to choose the random forest as the ideal model for an evaluation system then there would be a more nuanced in determining if the very minimal predictive capability justifies the increase in computation time of the optimized hyperparameters. </w:t>
      </w:r>
    </w:p>
    <w:p w14:paraId="79A15AA3" w14:textId="170BDC0E" w:rsidR="00925464" w:rsidRDefault="00805C3E" w:rsidP="00925464">
      <w:pPr>
        <w:rPr>
          <w:lang w:val="en-US"/>
        </w:rPr>
      </w:pPr>
      <w:r>
        <w:rPr>
          <w:lang w:val="en-US"/>
        </w:rPr>
        <w:t>Ultimately,</w:t>
      </w:r>
      <w:r w:rsidR="00EB2735">
        <w:rPr>
          <w:lang w:val="en-US"/>
        </w:rPr>
        <w:t xml:space="preserve"> based on the results generated by this project, the ideal model for automated VPN detection is a gradient boost model with hyperparameter optimization using the connection forward feature subset generated by a rolling window of size 5000-5. </w:t>
      </w:r>
    </w:p>
    <w:p w14:paraId="0C25B339" w14:textId="77777777" w:rsidR="003D5BE9" w:rsidRDefault="00925464" w:rsidP="003D5BE9">
      <w:pPr>
        <w:pStyle w:val="Heading2"/>
        <w:tabs>
          <w:tab w:val="left" w:pos="2343"/>
        </w:tabs>
        <w:rPr>
          <w:lang w:val="en-US"/>
        </w:rPr>
      </w:pPr>
      <w:r>
        <w:rPr>
          <w:lang w:val="en-US"/>
        </w:rPr>
        <w:t>Conclusion</w:t>
      </w:r>
    </w:p>
    <w:p w14:paraId="5135A582" w14:textId="7E77ECF8" w:rsidR="003D5BE9" w:rsidRDefault="003D5BE9" w:rsidP="003D5BE9">
      <w:pPr>
        <w:rPr>
          <w:lang w:val="en-US"/>
        </w:rPr>
      </w:pPr>
      <w:r>
        <w:rPr>
          <w:lang w:val="en-US"/>
        </w:rPr>
        <w:t>This project aimed to determine the ideal machine learning model for automated VPN detection. This was achieved by using the UNB CIC VPN traffic dataset and initially pre-processing the data through the CICFlowMeter application. Then a rolling window approach for feature engineering was applied to the dataset to develop tailored engineered features based on connection and time-based rolling windows bi-directionally. These engineered features were then applied to gradient boost and random forest machine learning models. These models were evaluated with different features subsets, with different hyperparameters and with different variation of the training data (rolling window size variation).</w:t>
      </w:r>
    </w:p>
    <w:p w14:paraId="6C3CF61E" w14:textId="67B62C9D" w:rsidR="00925464" w:rsidRDefault="00C97F12" w:rsidP="003D5BE9">
      <w:pPr>
        <w:rPr>
          <w:lang w:val="en-US"/>
        </w:rPr>
      </w:pPr>
      <w:r>
        <w:rPr>
          <w:lang w:val="en-US"/>
        </w:rPr>
        <w:t xml:space="preserve">The ideal model was determined to be a gradient boost machine learning model with a learning rate of 0.6, a max depth of 12 layers and a maximum number of estimators of 300 decision trees, trained on the connection forward feature subset generated with a rolling window size of 5000 connections / 5 minutes. This model result with an overall accuracy of 99.8%, a VPN classification precision rate of 99.4% </w:t>
      </w:r>
      <w:r w:rsidR="00D0497C">
        <w:rPr>
          <w:lang w:val="en-US"/>
        </w:rPr>
        <w:t>and VPN detection (recall) rate of 99</w:t>
      </w:r>
      <w:bookmarkStart w:id="186" w:name="_GoBack"/>
      <w:bookmarkEnd w:id="186"/>
      <w:r w:rsidR="00D0497C">
        <w:rPr>
          <w:lang w:val="en-US"/>
        </w:rPr>
        <w:t xml:space="preserve">.0%. </w:t>
      </w:r>
      <w:r w:rsidR="003D5BE9">
        <w:rPr>
          <w:lang w:val="en-US"/>
        </w:rPr>
        <w:t xml:space="preserve">   </w:t>
      </w:r>
      <w:r w:rsidR="00925464">
        <w:rPr>
          <w:lang w:val="en-US"/>
        </w:rPr>
        <w:t xml:space="preserve"> </w:t>
      </w:r>
      <w:r w:rsidR="003D5BE9">
        <w:rPr>
          <w:lang w:val="en-US"/>
        </w:rPr>
        <w:tab/>
      </w:r>
    </w:p>
    <w:p w14:paraId="2CB1A35F" w14:textId="77777777" w:rsidR="00805C3E" w:rsidRPr="00805C3E" w:rsidRDefault="00805C3E" w:rsidP="00805C3E">
      <w:pPr>
        <w:rPr>
          <w:lang w:val="en-US"/>
        </w:rPr>
      </w:pPr>
    </w:p>
    <w:p w14:paraId="3CFF2B5A" w14:textId="77777777" w:rsidR="00925464" w:rsidRPr="00925464" w:rsidRDefault="00925464" w:rsidP="00925464">
      <w:pPr>
        <w:rPr>
          <w:lang w:val="en-US"/>
        </w:rPr>
      </w:pPr>
    </w:p>
    <w:p w14:paraId="758DB91B" w14:textId="77777777" w:rsidR="00925464" w:rsidRPr="00925464" w:rsidRDefault="00925464" w:rsidP="00925464">
      <w:pPr>
        <w:rPr>
          <w:lang w:val="en-US"/>
        </w:rPr>
      </w:pPr>
    </w:p>
    <w:p w14:paraId="55404965" w14:textId="77777777" w:rsidR="00925464" w:rsidRPr="00925464" w:rsidRDefault="00925464" w:rsidP="00925464">
      <w:pPr>
        <w:rPr>
          <w:lang w:val="en-US"/>
        </w:rPr>
      </w:pPr>
    </w:p>
    <w:p w14:paraId="45034B45" w14:textId="2A6B7740" w:rsidR="00925464" w:rsidRDefault="00925464" w:rsidP="00925464">
      <w:pPr>
        <w:rPr>
          <w:lang w:val="en-US"/>
        </w:rPr>
      </w:pPr>
    </w:p>
    <w:p w14:paraId="77CA9C47" w14:textId="77777777" w:rsidR="00925464" w:rsidRPr="00925464" w:rsidRDefault="00925464" w:rsidP="00925464">
      <w:pPr>
        <w:rPr>
          <w:lang w:val="en-US"/>
        </w:rPr>
      </w:pPr>
    </w:p>
    <w:p w14:paraId="3B922372" w14:textId="77777777" w:rsidR="00925464" w:rsidRPr="00925464" w:rsidRDefault="00925464" w:rsidP="00925464">
      <w:pPr>
        <w:rPr>
          <w:lang w:val="en-US"/>
        </w:rPr>
      </w:pPr>
    </w:p>
    <w:sectPr w:rsidR="00925464" w:rsidRPr="00925464">
      <w:footerReference w:type="default" r:id="rId4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Anne" w:date="2020-07-08T22:03:00Z" w:initials="A">
    <w:p w14:paraId="0AE9898D" w14:textId="76315B61" w:rsidR="003A2ABC" w:rsidRPr="000874B9" w:rsidRDefault="003A2ABC">
      <w:pPr>
        <w:pStyle w:val="CommentText"/>
      </w:pPr>
      <w:r>
        <w:rPr>
          <w:rStyle w:val="CommentReference"/>
        </w:rPr>
        <w:annotationRef/>
      </w:r>
      <w:r w:rsidRPr="002C47A8">
        <w:rPr>
          <w:lang w:val="fr-FR"/>
        </w:rPr>
        <w:t>Tu as parlé de flow p</w:t>
      </w:r>
      <w:r>
        <w:rPr>
          <w:lang w:val="fr-FR"/>
        </w:rPr>
        <w:t xml:space="preserve">lus haut mais pas de netflow. </w:t>
      </w:r>
      <w:r w:rsidRPr="000874B9">
        <w:t xml:space="preserve">Quelle différence ? </w:t>
      </w:r>
    </w:p>
  </w:comment>
  <w:comment w:id="34" w:author="Anne" w:date="2020-07-08T22:08:00Z" w:initials="A">
    <w:p w14:paraId="18ABA7FE" w14:textId="7E2A1A82" w:rsidR="003A2ABC" w:rsidRDefault="003A2ABC">
      <w:pPr>
        <w:pStyle w:val="CommentText"/>
      </w:pPr>
      <w:r>
        <w:rPr>
          <w:rStyle w:val="CommentReference"/>
        </w:rPr>
        <w:annotationRef/>
      </w:r>
      <w:r>
        <w:t>Or : given the nature of this project</w:t>
      </w:r>
    </w:p>
  </w:comment>
  <w:comment w:id="71" w:author="Anne" w:date="2020-07-08T22:15:00Z" w:initials="A">
    <w:p w14:paraId="5F359276" w14:textId="6ED3CEAE" w:rsidR="003A2ABC" w:rsidRPr="000874B9" w:rsidRDefault="003A2ABC">
      <w:pPr>
        <w:pStyle w:val="CommentText"/>
        <w:rPr>
          <w:lang w:val="fr-CA"/>
        </w:rPr>
      </w:pPr>
      <w:r>
        <w:rPr>
          <w:rStyle w:val="CommentReference"/>
        </w:rPr>
        <w:annotationRef/>
      </w:r>
      <w:r w:rsidRPr="000874B9">
        <w:rPr>
          <w:lang w:val="fr-CA"/>
        </w:rPr>
        <w:t>check</w:t>
      </w:r>
    </w:p>
  </w:comment>
  <w:comment w:id="103" w:author="Anne" w:date="2020-07-08T22:28:00Z" w:initials="A">
    <w:p w14:paraId="04022B1A" w14:textId="1B17EE2E" w:rsidR="003A2ABC" w:rsidRPr="000874B9" w:rsidRDefault="003A2ABC">
      <w:pPr>
        <w:pStyle w:val="CommentText"/>
        <w:rPr>
          <w:lang w:val="fr-CA"/>
        </w:rPr>
      </w:pPr>
      <w:r>
        <w:rPr>
          <w:rStyle w:val="CommentReference"/>
        </w:rPr>
        <w:annotationRef/>
      </w:r>
      <w:r w:rsidRPr="000874B9">
        <w:rPr>
          <w:lang w:val="fr-CA"/>
        </w:rPr>
        <w:t xml:space="preserve">is assigned a? </w:t>
      </w:r>
    </w:p>
  </w:comment>
  <w:comment w:id="110" w:author="Anne" w:date="2020-07-08T22:30:00Z" w:initials="A">
    <w:p w14:paraId="06939FD1" w14:textId="2BD14A01" w:rsidR="003A2ABC" w:rsidRPr="00015A30" w:rsidRDefault="003A2ABC">
      <w:pPr>
        <w:pStyle w:val="CommentText"/>
        <w:rPr>
          <w:lang w:val="fr-FR"/>
        </w:rPr>
      </w:pPr>
      <w:r>
        <w:rPr>
          <w:rStyle w:val="CommentReference"/>
        </w:rPr>
        <w:annotationRef/>
      </w:r>
      <w:r w:rsidRPr="00015A30">
        <w:rPr>
          <w:lang w:val="fr-FR"/>
        </w:rPr>
        <w:t>ce verbe n’a pas de s</w:t>
      </w:r>
      <w:r>
        <w:rPr>
          <w:lang w:val="fr-FR"/>
        </w:rPr>
        <w:t>ujet</w:t>
      </w:r>
    </w:p>
  </w:comment>
  <w:comment w:id="111" w:author="Anne" w:date="2020-07-08T22:31:00Z" w:initials="A">
    <w:p w14:paraId="1710DA90" w14:textId="02BFEFBB" w:rsidR="003A2ABC" w:rsidRPr="000874B9" w:rsidRDefault="003A2ABC">
      <w:pPr>
        <w:pStyle w:val="CommentText"/>
        <w:rPr>
          <w:lang w:val="fr-CA"/>
        </w:rPr>
      </w:pPr>
      <w:r>
        <w:rPr>
          <w:rStyle w:val="CommentReference"/>
        </w:rPr>
        <w:annotationRef/>
      </w:r>
      <w:r w:rsidRPr="000874B9">
        <w:rPr>
          <w:lang w:val="fr-CA"/>
        </w:rPr>
        <w:t>pas de sujet</w:t>
      </w:r>
    </w:p>
  </w:comment>
  <w:comment w:id="133" w:author="Anne" w:date="2020-07-08T22:42:00Z" w:initials="A">
    <w:p w14:paraId="6A2B4904" w14:textId="1918A663" w:rsidR="003A2ABC" w:rsidRPr="007D2D70" w:rsidRDefault="003A2ABC">
      <w:pPr>
        <w:pStyle w:val="CommentText"/>
        <w:rPr>
          <w:lang w:val="fr-FR"/>
        </w:rPr>
      </w:pPr>
      <w:r>
        <w:rPr>
          <w:rStyle w:val="CommentReference"/>
        </w:rPr>
        <w:annotationRef/>
      </w:r>
      <w:r w:rsidRPr="007D2D70">
        <w:rPr>
          <w:lang w:val="fr-FR"/>
        </w:rPr>
        <w:t>à voir avec moi. Positionnement d</w:t>
      </w:r>
      <w:r>
        <w:rPr>
          <w:lang w:val="fr-FR"/>
        </w:rPr>
        <w:t>e la parenthèse</w:t>
      </w:r>
    </w:p>
  </w:comment>
  <w:comment w:id="173" w:author="Anne" w:date="2020-07-08T22:58:00Z" w:initials="A">
    <w:p w14:paraId="4CEBA130" w14:textId="28824091" w:rsidR="003A2ABC" w:rsidRPr="000874B9" w:rsidRDefault="003A2ABC">
      <w:pPr>
        <w:pStyle w:val="CommentText"/>
        <w:rPr>
          <w:lang w:val="fr-CA"/>
        </w:rPr>
      </w:pPr>
      <w:r>
        <w:rPr>
          <w:rStyle w:val="CommentReference"/>
        </w:rPr>
        <w:annotationRef/>
      </w:r>
      <w:r w:rsidRPr="000874B9">
        <w:rPr>
          <w:lang w:val="fr-CA"/>
        </w:rPr>
        <w:t>structure de phrase à revoir</w:t>
      </w:r>
    </w:p>
  </w:comment>
  <w:comment w:id="174" w:author="Anne" w:date="2020-07-08T22:59:00Z" w:initials="A">
    <w:p w14:paraId="45207E47" w14:textId="2BD3154E" w:rsidR="003A2ABC" w:rsidRPr="00F057E5" w:rsidRDefault="003A2ABC">
      <w:pPr>
        <w:pStyle w:val="CommentText"/>
        <w:rPr>
          <w:lang w:val="fr-FR"/>
        </w:rPr>
      </w:pPr>
      <w:r>
        <w:rPr>
          <w:rStyle w:val="CommentReference"/>
        </w:rPr>
        <w:annotationRef/>
      </w:r>
      <w:r w:rsidRPr="00F057E5">
        <w:rPr>
          <w:lang w:val="fr-FR"/>
        </w:rPr>
        <w:t>pas clair ou je suis f</w:t>
      </w:r>
      <w:r>
        <w:rPr>
          <w:lang w:val="fr-FR"/>
        </w:rPr>
        <w:t>atiguée</w:t>
      </w:r>
    </w:p>
  </w:comment>
  <w:comment w:id="177" w:author="Anne" w:date="2020-07-08T23:00:00Z" w:initials="A">
    <w:p w14:paraId="5BE5149F" w14:textId="6E5FB124" w:rsidR="003A2ABC" w:rsidRDefault="003A2ABC">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E9898D" w15:done="0"/>
  <w15:commentEx w15:paraId="18ABA7FE" w15:done="0"/>
  <w15:commentEx w15:paraId="5F359276" w15:done="0"/>
  <w15:commentEx w15:paraId="04022B1A" w15:done="0"/>
  <w15:commentEx w15:paraId="06939FD1" w15:done="0"/>
  <w15:commentEx w15:paraId="1710DA90" w15:done="0"/>
  <w15:commentEx w15:paraId="6A2B4904" w15:done="0"/>
  <w15:commentEx w15:paraId="4CEBA130" w15:done="0"/>
  <w15:commentEx w15:paraId="45207E47" w15:done="0"/>
  <w15:commentEx w15:paraId="5BE514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0C14B" w16cex:dateUtc="2020-07-09T04:03:00Z"/>
  <w16cex:commentExtensible w16cex:durableId="22B0C24D" w16cex:dateUtc="2020-07-09T04:08:00Z"/>
  <w16cex:commentExtensible w16cex:durableId="22B0C3F7" w16cex:dateUtc="2020-07-09T04:15:00Z"/>
  <w16cex:commentExtensible w16cex:durableId="22B0C716" w16cex:dateUtc="2020-07-09T04:28:00Z"/>
  <w16cex:commentExtensible w16cex:durableId="22B0C788" w16cex:dateUtc="2020-07-09T04:30:00Z"/>
  <w16cex:commentExtensible w16cex:durableId="22B0C7D1" w16cex:dateUtc="2020-07-09T04:31:00Z"/>
  <w16cex:commentExtensible w16cex:durableId="22B0C987" w16cex:dateUtc="2020-07-09T04:39:00Z"/>
  <w16cex:commentExtensible w16cex:durableId="22B0CA5B" w16cex:dateUtc="2020-07-09T04:42:00Z"/>
  <w16cex:commentExtensible w16cex:durableId="22B0CE24" w16cex:dateUtc="2020-07-09T04:58:00Z"/>
  <w16cex:commentExtensible w16cex:durableId="22B0CE68" w16cex:dateUtc="2020-07-09T04:59:00Z"/>
  <w16cex:commentExtensible w16cex:durableId="22B0CE8F" w16cex:dateUtc="2020-07-09T05: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E9898D" w16cid:durableId="22B0C14B"/>
  <w16cid:commentId w16cid:paraId="18ABA7FE" w16cid:durableId="22B0C24D"/>
  <w16cid:commentId w16cid:paraId="5F359276" w16cid:durableId="22B0C3F7"/>
  <w16cid:commentId w16cid:paraId="04022B1A" w16cid:durableId="22B0C716"/>
  <w16cid:commentId w16cid:paraId="06939FD1" w16cid:durableId="22B0C788"/>
  <w16cid:commentId w16cid:paraId="1710DA90" w16cid:durableId="22B0C7D1"/>
  <w16cid:commentId w16cid:paraId="6A2B4904" w16cid:durableId="22B0CA5B"/>
  <w16cid:commentId w16cid:paraId="4CEBA130" w16cid:durableId="22B0CE24"/>
  <w16cid:commentId w16cid:paraId="45207E47" w16cid:durableId="22B0CE68"/>
  <w16cid:commentId w16cid:paraId="5BE5149F" w16cid:durableId="22B0CE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582A5" w14:textId="77777777" w:rsidR="00D72249" w:rsidRDefault="00D72249" w:rsidP="00877D49">
      <w:pPr>
        <w:spacing w:after="0" w:line="240" w:lineRule="auto"/>
      </w:pPr>
      <w:r>
        <w:separator/>
      </w:r>
    </w:p>
  </w:endnote>
  <w:endnote w:type="continuationSeparator" w:id="0">
    <w:p w14:paraId="464CA284" w14:textId="77777777" w:rsidR="00D72249" w:rsidRDefault="00D72249" w:rsidP="00877D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698512"/>
      <w:docPartObj>
        <w:docPartGallery w:val="Page Numbers (Bottom of Page)"/>
        <w:docPartUnique/>
      </w:docPartObj>
    </w:sdtPr>
    <w:sdtEndPr>
      <w:rPr>
        <w:noProof/>
      </w:rPr>
    </w:sdtEndPr>
    <w:sdtContent>
      <w:p w14:paraId="3A973A93" w14:textId="0D5AE9DE" w:rsidR="003A2ABC" w:rsidRDefault="003A2A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63FC6A" w14:textId="77777777" w:rsidR="003A2ABC" w:rsidRDefault="003A2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97173" w14:textId="77777777" w:rsidR="00D72249" w:rsidRDefault="00D72249" w:rsidP="00877D49">
      <w:pPr>
        <w:spacing w:after="0" w:line="240" w:lineRule="auto"/>
      </w:pPr>
      <w:r>
        <w:separator/>
      </w:r>
    </w:p>
  </w:footnote>
  <w:footnote w:type="continuationSeparator" w:id="0">
    <w:p w14:paraId="1067B8C6" w14:textId="77777777" w:rsidR="00D72249" w:rsidRDefault="00D72249" w:rsidP="00877D49">
      <w:pPr>
        <w:spacing w:after="0" w:line="240" w:lineRule="auto"/>
      </w:pPr>
      <w:r>
        <w:continuationSeparator/>
      </w:r>
    </w:p>
  </w:footnote>
  <w:footnote w:id="1">
    <w:p w14:paraId="624D707E" w14:textId="45106551" w:rsidR="003A2ABC" w:rsidRPr="00877D49" w:rsidRDefault="003A2ABC">
      <w:pPr>
        <w:pStyle w:val="FootnoteText"/>
        <w:rPr>
          <w:lang w:val="en-US"/>
        </w:rPr>
      </w:pPr>
      <w:r>
        <w:rPr>
          <w:rStyle w:val="FootnoteReference"/>
        </w:rPr>
        <w:footnoteRef/>
      </w:r>
      <w:r>
        <w:t xml:space="preserve"> </w:t>
      </w:r>
      <w:hyperlink r:id="rId1" w:history="1">
        <w:r>
          <w:rPr>
            <w:rStyle w:val="Hyperlink"/>
          </w:rPr>
          <w:t>https://www.unb.ca/cic/datasets/vpn.html</w:t>
        </w:r>
      </w:hyperlink>
    </w:p>
  </w:footnote>
  <w:footnote w:id="2">
    <w:p w14:paraId="72541782" w14:textId="1826531D" w:rsidR="003A2ABC" w:rsidRPr="0077655F" w:rsidRDefault="003A2ABC">
      <w:pPr>
        <w:pStyle w:val="FootnoteText"/>
      </w:pPr>
      <w:r>
        <w:rPr>
          <w:rStyle w:val="FootnoteReference"/>
        </w:rPr>
        <w:footnoteRef/>
      </w:r>
      <w:r>
        <w:t xml:space="preserve"> Ibid</w:t>
      </w:r>
    </w:p>
  </w:footnote>
  <w:footnote w:id="3">
    <w:p w14:paraId="328CBA31" w14:textId="2B8EC22A" w:rsidR="003A2ABC" w:rsidRPr="006345AB" w:rsidRDefault="003A2ABC">
      <w:pPr>
        <w:pStyle w:val="FootnoteText"/>
        <w:rPr>
          <w:lang w:val="en-US"/>
        </w:rPr>
      </w:pPr>
      <w:r>
        <w:rPr>
          <w:rStyle w:val="FootnoteReference"/>
        </w:rPr>
        <w:footnoteRef/>
      </w:r>
      <w:r>
        <w:t xml:space="preserve"> </w:t>
      </w:r>
      <w:hyperlink r:id="rId2" w:history="1">
        <w:r>
          <w:rPr>
            <w:rStyle w:val="Hyperlink"/>
          </w:rPr>
          <w:t>https://www.ietf.org/rfc/rfc2722.txt</w:t>
        </w:r>
      </w:hyperlink>
    </w:p>
  </w:footnote>
  <w:footnote w:id="4">
    <w:p w14:paraId="1532079A" w14:textId="7BD27442" w:rsidR="003A2ABC" w:rsidRPr="008E47D3" w:rsidRDefault="003A2ABC">
      <w:pPr>
        <w:pStyle w:val="FootnoteText"/>
        <w:rPr>
          <w:lang w:val="en-US"/>
        </w:rPr>
      </w:pPr>
      <w:r>
        <w:rPr>
          <w:rStyle w:val="FootnoteReference"/>
        </w:rPr>
        <w:footnoteRef/>
      </w:r>
      <w:r>
        <w:t xml:space="preserve"> </w:t>
      </w:r>
      <w:hyperlink r:id="rId3" w:history="1">
        <w:r>
          <w:rPr>
            <w:rStyle w:val="Hyperlink"/>
          </w:rPr>
          <w:t>https://towardsdatascience.com/machine-learning-classifiers-a5cc4e1b0623</w:t>
        </w:r>
      </w:hyperlink>
    </w:p>
  </w:footnote>
  <w:footnote w:id="5">
    <w:p w14:paraId="1E347EA9" w14:textId="01CCE8DD" w:rsidR="003A2ABC" w:rsidRPr="00BD470C" w:rsidRDefault="003A2ABC">
      <w:pPr>
        <w:pStyle w:val="FootnoteText"/>
        <w:rPr>
          <w:lang w:val="en-US"/>
        </w:rPr>
      </w:pPr>
      <w:r>
        <w:rPr>
          <w:rStyle w:val="FootnoteReference"/>
        </w:rPr>
        <w:footnoteRef/>
      </w:r>
      <w:r>
        <w:t xml:space="preserve"> </w:t>
      </w:r>
      <w:hyperlink r:id="rId4" w:history="1">
        <w:r>
          <w:rPr>
            <w:rStyle w:val="Hyperlink"/>
          </w:rPr>
          <w:t>https://towardsdatascience.com/decision-trees-and-random-forests-df0c3123f991</w:t>
        </w:r>
      </w:hyperlink>
    </w:p>
  </w:footnote>
  <w:footnote w:id="6">
    <w:p w14:paraId="36E039DD" w14:textId="503224C3" w:rsidR="003A2ABC" w:rsidRPr="00E7511B" w:rsidRDefault="003A2ABC">
      <w:pPr>
        <w:pStyle w:val="FootnoteText"/>
        <w:rPr>
          <w:lang w:val="en-US"/>
        </w:rPr>
      </w:pPr>
      <w:r>
        <w:rPr>
          <w:rStyle w:val="FootnoteReference"/>
        </w:rPr>
        <w:footnoteRef/>
      </w:r>
      <w:r>
        <w:t xml:space="preserve"> </w:t>
      </w:r>
      <w:hyperlink r:id="rId5" w:history="1">
        <w:r>
          <w:rPr>
            <w:rStyle w:val="Hyperlink"/>
          </w:rPr>
          <w:t>https://victorzhou.com/blog/intro-to-random-forests/</w:t>
        </w:r>
      </w:hyperlink>
    </w:p>
  </w:footnote>
  <w:footnote w:id="7">
    <w:p w14:paraId="56DD52B9" w14:textId="585488E7" w:rsidR="003A2ABC" w:rsidRDefault="003A2ABC">
      <w:pPr>
        <w:pStyle w:val="FootnoteText"/>
      </w:pPr>
      <w:r>
        <w:rPr>
          <w:rStyle w:val="FootnoteReference"/>
        </w:rPr>
        <w:footnoteRef/>
      </w:r>
      <w:r>
        <w:t xml:space="preserve"> </w:t>
      </w:r>
      <w:hyperlink r:id="rId6" w:history="1">
        <w:r>
          <w:rPr>
            <w:rStyle w:val="Hyperlink"/>
          </w:rPr>
          <w:t>https://towardsdatascience.com/an-introduction-to-the-bootstrap-method-58bcb51b4d60</w:t>
        </w:r>
      </w:hyperlink>
    </w:p>
  </w:footnote>
  <w:footnote w:id="8">
    <w:p w14:paraId="4E1C92A5" w14:textId="4638FE6A" w:rsidR="003A2ABC" w:rsidRDefault="003A2ABC">
      <w:pPr>
        <w:pStyle w:val="FootnoteText"/>
      </w:pPr>
      <w:r>
        <w:rPr>
          <w:rStyle w:val="FootnoteReference"/>
        </w:rPr>
        <w:footnoteRef/>
      </w:r>
      <w:r>
        <w:t xml:space="preserve"> </w:t>
      </w:r>
      <w:hyperlink r:id="rId7" w:history="1">
        <w:r>
          <w:rPr>
            <w:rStyle w:val="Hyperlink"/>
          </w:rPr>
          <w:t>https://towardsdatascience.com/understanding-random-forest-58381e0602d2</w:t>
        </w:r>
      </w:hyperlink>
    </w:p>
  </w:footnote>
  <w:footnote w:id="9">
    <w:p w14:paraId="19C7A2E2" w14:textId="15EACDA2" w:rsidR="003A2ABC" w:rsidRDefault="003A2ABC">
      <w:pPr>
        <w:pStyle w:val="FootnoteText"/>
      </w:pPr>
      <w:r>
        <w:rPr>
          <w:rStyle w:val="FootnoteReference"/>
        </w:rPr>
        <w:footnoteRef/>
      </w:r>
      <w:r>
        <w:t xml:space="preserve"> ibid</w:t>
      </w:r>
    </w:p>
  </w:footnote>
  <w:footnote w:id="10">
    <w:p w14:paraId="772E7B8B" w14:textId="33AB9784" w:rsidR="003A2ABC" w:rsidRDefault="003A2ABC">
      <w:pPr>
        <w:pStyle w:val="FootnoteText"/>
      </w:pPr>
      <w:r>
        <w:rPr>
          <w:rStyle w:val="FootnoteReference"/>
        </w:rPr>
        <w:footnoteRef/>
      </w:r>
      <w:hyperlink r:id="rId8" w:history="1">
        <w:r w:rsidRPr="00DE1721">
          <w:rPr>
            <w:rStyle w:val="Hyperlink"/>
          </w:rPr>
          <w:t>https://www.researchgate.net/publication/326436981_A_novel_change_detection_approach_based_on_visual_saliency_and_random_forest_from_multi-temporal_high-resolution_remote-sensing_images</w:t>
        </w:r>
      </w:hyperlink>
    </w:p>
  </w:footnote>
  <w:footnote w:id="11">
    <w:p w14:paraId="210A68D5" w14:textId="66BDA549" w:rsidR="003A2ABC" w:rsidRDefault="003A2ABC">
      <w:pPr>
        <w:pStyle w:val="FootnoteText"/>
      </w:pPr>
      <w:r>
        <w:rPr>
          <w:rStyle w:val="FootnoteReference"/>
        </w:rPr>
        <w:footnoteRef/>
      </w:r>
      <w:r>
        <w:t xml:space="preserve"> </w:t>
      </w:r>
      <w:hyperlink r:id="rId9" w:history="1">
        <w:r>
          <w:rPr>
            <w:rStyle w:val="Hyperlink"/>
          </w:rPr>
          <w:t>https://towardsdatascience.com/simple-guide-for-ensemble-learning-methods-d87cc68705a2</w:t>
        </w:r>
      </w:hyperlink>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e">
    <w15:presenceInfo w15:providerId="None" w15:userId="An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464"/>
    <w:rsid w:val="00015A30"/>
    <w:rsid w:val="00036CDB"/>
    <w:rsid w:val="000456A6"/>
    <w:rsid w:val="00062412"/>
    <w:rsid w:val="00064B85"/>
    <w:rsid w:val="00073180"/>
    <w:rsid w:val="000874B9"/>
    <w:rsid w:val="0009741B"/>
    <w:rsid w:val="000D055C"/>
    <w:rsid w:val="000D7C0F"/>
    <w:rsid w:val="000E2E8B"/>
    <w:rsid w:val="000F3DD6"/>
    <w:rsid w:val="00134EC5"/>
    <w:rsid w:val="0016541B"/>
    <w:rsid w:val="0017170D"/>
    <w:rsid w:val="00242E26"/>
    <w:rsid w:val="002671A7"/>
    <w:rsid w:val="002A171D"/>
    <w:rsid w:val="002A7AD9"/>
    <w:rsid w:val="002C47A8"/>
    <w:rsid w:val="002E27BB"/>
    <w:rsid w:val="002E5641"/>
    <w:rsid w:val="003108F9"/>
    <w:rsid w:val="00315253"/>
    <w:rsid w:val="00330047"/>
    <w:rsid w:val="00333FD5"/>
    <w:rsid w:val="0035665E"/>
    <w:rsid w:val="00372BCF"/>
    <w:rsid w:val="00381E7E"/>
    <w:rsid w:val="003A2ABC"/>
    <w:rsid w:val="003B47FF"/>
    <w:rsid w:val="003D5BE9"/>
    <w:rsid w:val="003E7650"/>
    <w:rsid w:val="00466C01"/>
    <w:rsid w:val="00486738"/>
    <w:rsid w:val="004A4784"/>
    <w:rsid w:val="004D32CC"/>
    <w:rsid w:val="004F32E3"/>
    <w:rsid w:val="00503A94"/>
    <w:rsid w:val="0053092C"/>
    <w:rsid w:val="00567094"/>
    <w:rsid w:val="005766B5"/>
    <w:rsid w:val="005B4A57"/>
    <w:rsid w:val="005B7139"/>
    <w:rsid w:val="005E2242"/>
    <w:rsid w:val="005E6652"/>
    <w:rsid w:val="005E6DD3"/>
    <w:rsid w:val="005F4DA4"/>
    <w:rsid w:val="00623E52"/>
    <w:rsid w:val="006345AB"/>
    <w:rsid w:val="0064594E"/>
    <w:rsid w:val="00682991"/>
    <w:rsid w:val="006A0A17"/>
    <w:rsid w:val="006A483F"/>
    <w:rsid w:val="006A5A81"/>
    <w:rsid w:val="006B1493"/>
    <w:rsid w:val="006E2350"/>
    <w:rsid w:val="006F003A"/>
    <w:rsid w:val="00703464"/>
    <w:rsid w:val="00715A82"/>
    <w:rsid w:val="007411BC"/>
    <w:rsid w:val="007517FC"/>
    <w:rsid w:val="0077655F"/>
    <w:rsid w:val="007D2D70"/>
    <w:rsid w:val="007F2ABE"/>
    <w:rsid w:val="00805C3E"/>
    <w:rsid w:val="0081649B"/>
    <w:rsid w:val="00840351"/>
    <w:rsid w:val="00844C41"/>
    <w:rsid w:val="00853329"/>
    <w:rsid w:val="0085530B"/>
    <w:rsid w:val="00870DF3"/>
    <w:rsid w:val="00877D49"/>
    <w:rsid w:val="008A4952"/>
    <w:rsid w:val="008B6EF4"/>
    <w:rsid w:val="008E47D3"/>
    <w:rsid w:val="0091536D"/>
    <w:rsid w:val="00925464"/>
    <w:rsid w:val="00976D6E"/>
    <w:rsid w:val="00990AFD"/>
    <w:rsid w:val="009D2443"/>
    <w:rsid w:val="009E736C"/>
    <w:rsid w:val="009F0288"/>
    <w:rsid w:val="00A81B6C"/>
    <w:rsid w:val="00AC7807"/>
    <w:rsid w:val="00AF7F2B"/>
    <w:rsid w:val="00B31432"/>
    <w:rsid w:val="00BA54D6"/>
    <w:rsid w:val="00BD470C"/>
    <w:rsid w:val="00C31450"/>
    <w:rsid w:val="00C54D52"/>
    <w:rsid w:val="00C702EC"/>
    <w:rsid w:val="00C81078"/>
    <w:rsid w:val="00C97F12"/>
    <w:rsid w:val="00CB74A1"/>
    <w:rsid w:val="00CC638D"/>
    <w:rsid w:val="00CD212F"/>
    <w:rsid w:val="00CE37AD"/>
    <w:rsid w:val="00D0292D"/>
    <w:rsid w:val="00D0497C"/>
    <w:rsid w:val="00D075F5"/>
    <w:rsid w:val="00D41DF3"/>
    <w:rsid w:val="00D43140"/>
    <w:rsid w:val="00D72249"/>
    <w:rsid w:val="00DA2977"/>
    <w:rsid w:val="00DD33B4"/>
    <w:rsid w:val="00DE1433"/>
    <w:rsid w:val="00E20064"/>
    <w:rsid w:val="00E33679"/>
    <w:rsid w:val="00E7511B"/>
    <w:rsid w:val="00E95622"/>
    <w:rsid w:val="00EB2735"/>
    <w:rsid w:val="00EC1994"/>
    <w:rsid w:val="00EC47E4"/>
    <w:rsid w:val="00F057E5"/>
    <w:rsid w:val="00F57DDB"/>
    <w:rsid w:val="00F64943"/>
    <w:rsid w:val="00FB53F0"/>
    <w:rsid w:val="00FF01A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4D6CC"/>
  <w15:chartTrackingRefBased/>
  <w15:docId w15:val="{6F0D6A67-2302-4D7D-85DF-5D2824AFA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34EC5"/>
  </w:style>
  <w:style w:type="paragraph" w:styleId="Heading1">
    <w:name w:val="heading 1"/>
    <w:basedOn w:val="Normal"/>
    <w:next w:val="Normal"/>
    <w:link w:val="Heading1Char"/>
    <w:uiPriority w:val="9"/>
    <w:qFormat/>
    <w:rsid w:val="00B314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54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54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73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546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5464"/>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877D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7D49"/>
    <w:rPr>
      <w:sz w:val="20"/>
      <w:szCs w:val="20"/>
    </w:rPr>
  </w:style>
  <w:style w:type="character" w:styleId="FootnoteReference">
    <w:name w:val="footnote reference"/>
    <w:basedOn w:val="DefaultParagraphFont"/>
    <w:uiPriority w:val="99"/>
    <w:semiHidden/>
    <w:unhideWhenUsed/>
    <w:rsid w:val="00877D49"/>
    <w:rPr>
      <w:vertAlign w:val="superscript"/>
    </w:rPr>
  </w:style>
  <w:style w:type="character" w:customStyle="1" w:styleId="Heading4Char">
    <w:name w:val="Heading 4 Char"/>
    <w:basedOn w:val="DefaultParagraphFont"/>
    <w:link w:val="Heading4"/>
    <w:uiPriority w:val="9"/>
    <w:rsid w:val="009E736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E736C"/>
    <w:rPr>
      <w:color w:val="0000FF"/>
      <w:u w:val="single"/>
    </w:rPr>
  </w:style>
  <w:style w:type="table" w:styleId="TableGrid">
    <w:name w:val="Table Grid"/>
    <w:basedOn w:val="TableNormal"/>
    <w:uiPriority w:val="39"/>
    <w:rsid w:val="00741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2">
    <w:name w:val="Table Web 2"/>
    <w:basedOn w:val="TableNormal"/>
    <w:uiPriority w:val="99"/>
    <w:rsid w:val="007411BC"/>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MediumShading2-Accent1">
    <w:name w:val="Medium Shading 2 Accent 1"/>
    <w:basedOn w:val="TableNormal"/>
    <w:uiPriority w:val="64"/>
    <w:rsid w:val="007411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5Dark">
    <w:name w:val="Grid Table 5 Dark"/>
    <w:basedOn w:val="TableNormal"/>
    <w:uiPriority w:val="50"/>
    <w:rsid w:val="007411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741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1BC"/>
  </w:style>
  <w:style w:type="paragraph" w:styleId="Footer">
    <w:name w:val="footer"/>
    <w:basedOn w:val="Normal"/>
    <w:link w:val="FooterChar"/>
    <w:uiPriority w:val="99"/>
    <w:unhideWhenUsed/>
    <w:rsid w:val="00741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1BC"/>
  </w:style>
  <w:style w:type="paragraph" w:styleId="NoSpacing">
    <w:name w:val="No Spacing"/>
    <w:uiPriority w:val="1"/>
    <w:qFormat/>
    <w:rsid w:val="00853329"/>
    <w:pPr>
      <w:spacing w:after="0" w:line="240" w:lineRule="auto"/>
    </w:pPr>
  </w:style>
  <w:style w:type="character" w:styleId="SubtleEmphasis">
    <w:name w:val="Subtle Emphasis"/>
    <w:basedOn w:val="DefaultParagraphFont"/>
    <w:uiPriority w:val="19"/>
    <w:qFormat/>
    <w:rsid w:val="00853329"/>
    <w:rPr>
      <w:i/>
      <w:iCs/>
      <w:color w:val="404040" w:themeColor="text1" w:themeTint="BF"/>
    </w:rPr>
  </w:style>
  <w:style w:type="character" w:styleId="Emphasis">
    <w:name w:val="Emphasis"/>
    <w:basedOn w:val="DefaultParagraphFont"/>
    <w:uiPriority w:val="20"/>
    <w:qFormat/>
    <w:rsid w:val="000D7C0F"/>
    <w:rPr>
      <w:i/>
      <w:iCs/>
    </w:rPr>
  </w:style>
  <w:style w:type="character" w:styleId="CommentReference">
    <w:name w:val="annotation reference"/>
    <w:basedOn w:val="DefaultParagraphFont"/>
    <w:uiPriority w:val="99"/>
    <w:semiHidden/>
    <w:unhideWhenUsed/>
    <w:rsid w:val="002C47A8"/>
    <w:rPr>
      <w:sz w:val="16"/>
      <w:szCs w:val="16"/>
    </w:rPr>
  </w:style>
  <w:style w:type="paragraph" w:styleId="CommentText">
    <w:name w:val="annotation text"/>
    <w:basedOn w:val="Normal"/>
    <w:link w:val="CommentTextChar"/>
    <w:uiPriority w:val="99"/>
    <w:semiHidden/>
    <w:unhideWhenUsed/>
    <w:rsid w:val="002C47A8"/>
    <w:pPr>
      <w:spacing w:line="240" w:lineRule="auto"/>
    </w:pPr>
    <w:rPr>
      <w:sz w:val="20"/>
      <w:szCs w:val="20"/>
    </w:rPr>
  </w:style>
  <w:style w:type="character" w:customStyle="1" w:styleId="CommentTextChar">
    <w:name w:val="Comment Text Char"/>
    <w:basedOn w:val="DefaultParagraphFont"/>
    <w:link w:val="CommentText"/>
    <w:uiPriority w:val="99"/>
    <w:semiHidden/>
    <w:rsid w:val="002C47A8"/>
    <w:rPr>
      <w:sz w:val="20"/>
      <w:szCs w:val="20"/>
    </w:rPr>
  </w:style>
  <w:style w:type="paragraph" w:styleId="CommentSubject">
    <w:name w:val="annotation subject"/>
    <w:basedOn w:val="CommentText"/>
    <w:next w:val="CommentText"/>
    <w:link w:val="CommentSubjectChar"/>
    <w:uiPriority w:val="99"/>
    <w:semiHidden/>
    <w:unhideWhenUsed/>
    <w:rsid w:val="002C47A8"/>
    <w:rPr>
      <w:b/>
      <w:bCs/>
    </w:rPr>
  </w:style>
  <w:style w:type="character" w:customStyle="1" w:styleId="CommentSubjectChar">
    <w:name w:val="Comment Subject Char"/>
    <w:basedOn w:val="CommentTextChar"/>
    <w:link w:val="CommentSubject"/>
    <w:uiPriority w:val="99"/>
    <w:semiHidden/>
    <w:rsid w:val="002C47A8"/>
    <w:rPr>
      <w:b/>
      <w:bCs/>
      <w:sz w:val="20"/>
      <w:szCs w:val="20"/>
    </w:rPr>
  </w:style>
  <w:style w:type="paragraph" w:styleId="BalloonText">
    <w:name w:val="Balloon Text"/>
    <w:basedOn w:val="Normal"/>
    <w:link w:val="BalloonTextChar"/>
    <w:uiPriority w:val="99"/>
    <w:semiHidden/>
    <w:unhideWhenUsed/>
    <w:rsid w:val="002C47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47A8"/>
    <w:rPr>
      <w:rFonts w:ascii="Segoe UI" w:hAnsi="Segoe UI" w:cs="Segoe UI"/>
      <w:sz w:val="18"/>
      <w:szCs w:val="18"/>
    </w:rPr>
  </w:style>
  <w:style w:type="character" w:styleId="UnresolvedMention">
    <w:name w:val="Unresolved Mention"/>
    <w:basedOn w:val="DefaultParagraphFont"/>
    <w:uiPriority w:val="99"/>
    <w:semiHidden/>
    <w:unhideWhenUsed/>
    <w:rsid w:val="00B31432"/>
    <w:rPr>
      <w:color w:val="605E5C"/>
      <w:shd w:val="clear" w:color="auto" w:fill="E1DFDD"/>
    </w:rPr>
  </w:style>
  <w:style w:type="character" w:customStyle="1" w:styleId="Heading1Char">
    <w:name w:val="Heading 1 Char"/>
    <w:basedOn w:val="DefaultParagraphFont"/>
    <w:link w:val="Heading1"/>
    <w:uiPriority w:val="9"/>
    <w:rsid w:val="00B31432"/>
    <w:rPr>
      <w:rFonts w:asciiTheme="majorHAnsi" w:eastAsiaTheme="majorEastAsia" w:hAnsiTheme="majorHAnsi" w:cstheme="majorBidi"/>
      <w:color w:val="2F5496" w:themeColor="accent1" w:themeShade="BF"/>
      <w:sz w:val="32"/>
      <w:szCs w:val="32"/>
    </w:rPr>
  </w:style>
  <w:style w:type="table" w:styleId="GridTable4">
    <w:name w:val="Grid Table 4"/>
    <w:basedOn w:val="TableNormal"/>
    <w:uiPriority w:val="49"/>
    <w:rsid w:val="00F57DD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itle">
    <w:name w:val="Subtitle"/>
    <w:basedOn w:val="Normal"/>
    <w:next w:val="Normal"/>
    <w:link w:val="SubtitleChar"/>
    <w:uiPriority w:val="11"/>
    <w:qFormat/>
    <w:rsid w:val="0006241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241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74517">
      <w:bodyDiv w:val="1"/>
      <w:marLeft w:val="0"/>
      <w:marRight w:val="0"/>
      <w:marTop w:val="0"/>
      <w:marBottom w:val="0"/>
      <w:divBdr>
        <w:top w:val="none" w:sz="0" w:space="0" w:color="auto"/>
        <w:left w:val="none" w:sz="0" w:space="0" w:color="auto"/>
        <w:bottom w:val="none" w:sz="0" w:space="0" w:color="auto"/>
        <w:right w:val="none" w:sz="0" w:space="0" w:color="auto"/>
      </w:divBdr>
    </w:div>
    <w:div w:id="180553958">
      <w:bodyDiv w:val="1"/>
      <w:marLeft w:val="0"/>
      <w:marRight w:val="0"/>
      <w:marTop w:val="0"/>
      <w:marBottom w:val="0"/>
      <w:divBdr>
        <w:top w:val="none" w:sz="0" w:space="0" w:color="auto"/>
        <w:left w:val="none" w:sz="0" w:space="0" w:color="auto"/>
        <w:bottom w:val="none" w:sz="0" w:space="0" w:color="auto"/>
        <w:right w:val="none" w:sz="0" w:space="0" w:color="auto"/>
      </w:divBdr>
    </w:div>
    <w:div w:id="194002530">
      <w:bodyDiv w:val="1"/>
      <w:marLeft w:val="0"/>
      <w:marRight w:val="0"/>
      <w:marTop w:val="0"/>
      <w:marBottom w:val="0"/>
      <w:divBdr>
        <w:top w:val="none" w:sz="0" w:space="0" w:color="auto"/>
        <w:left w:val="none" w:sz="0" w:space="0" w:color="auto"/>
        <w:bottom w:val="none" w:sz="0" w:space="0" w:color="auto"/>
        <w:right w:val="none" w:sz="0" w:space="0" w:color="auto"/>
      </w:divBdr>
    </w:div>
    <w:div w:id="304362754">
      <w:bodyDiv w:val="1"/>
      <w:marLeft w:val="0"/>
      <w:marRight w:val="0"/>
      <w:marTop w:val="0"/>
      <w:marBottom w:val="0"/>
      <w:divBdr>
        <w:top w:val="none" w:sz="0" w:space="0" w:color="auto"/>
        <w:left w:val="none" w:sz="0" w:space="0" w:color="auto"/>
        <w:bottom w:val="none" w:sz="0" w:space="0" w:color="auto"/>
        <w:right w:val="none" w:sz="0" w:space="0" w:color="auto"/>
      </w:divBdr>
    </w:div>
    <w:div w:id="309990940">
      <w:bodyDiv w:val="1"/>
      <w:marLeft w:val="0"/>
      <w:marRight w:val="0"/>
      <w:marTop w:val="0"/>
      <w:marBottom w:val="0"/>
      <w:divBdr>
        <w:top w:val="none" w:sz="0" w:space="0" w:color="auto"/>
        <w:left w:val="none" w:sz="0" w:space="0" w:color="auto"/>
        <w:bottom w:val="none" w:sz="0" w:space="0" w:color="auto"/>
        <w:right w:val="none" w:sz="0" w:space="0" w:color="auto"/>
      </w:divBdr>
    </w:div>
    <w:div w:id="368141292">
      <w:bodyDiv w:val="1"/>
      <w:marLeft w:val="0"/>
      <w:marRight w:val="0"/>
      <w:marTop w:val="0"/>
      <w:marBottom w:val="0"/>
      <w:divBdr>
        <w:top w:val="none" w:sz="0" w:space="0" w:color="auto"/>
        <w:left w:val="none" w:sz="0" w:space="0" w:color="auto"/>
        <w:bottom w:val="none" w:sz="0" w:space="0" w:color="auto"/>
        <w:right w:val="none" w:sz="0" w:space="0" w:color="auto"/>
      </w:divBdr>
    </w:div>
    <w:div w:id="460685197">
      <w:bodyDiv w:val="1"/>
      <w:marLeft w:val="0"/>
      <w:marRight w:val="0"/>
      <w:marTop w:val="0"/>
      <w:marBottom w:val="0"/>
      <w:divBdr>
        <w:top w:val="none" w:sz="0" w:space="0" w:color="auto"/>
        <w:left w:val="none" w:sz="0" w:space="0" w:color="auto"/>
        <w:bottom w:val="none" w:sz="0" w:space="0" w:color="auto"/>
        <w:right w:val="none" w:sz="0" w:space="0" w:color="auto"/>
      </w:divBdr>
    </w:div>
    <w:div w:id="646320068">
      <w:bodyDiv w:val="1"/>
      <w:marLeft w:val="0"/>
      <w:marRight w:val="0"/>
      <w:marTop w:val="0"/>
      <w:marBottom w:val="0"/>
      <w:divBdr>
        <w:top w:val="none" w:sz="0" w:space="0" w:color="auto"/>
        <w:left w:val="none" w:sz="0" w:space="0" w:color="auto"/>
        <w:bottom w:val="none" w:sz="0" w:space="0" w:color="auto"/>
        <w:right w:val="none" w:sz="0" w:space="0" w:color="auto"/>
      </w:divBdr>
    </w:div>
    <w:div w:id="723680176">
      <w:bodyDiv w:val="1"/>
      <w:marLeft w:val="0"/>
      <w:marRight w:val="0"/>
      <w:marTop w:val="0"/>
      <w:marBottom w:val="0"/>
      <w:divBdr>
        <w:top w:val="none" w:sz="0" w:space="0" w:color="auto"/>
        <w:left w:val="none" w:sz="0" w:space="0" w:color="auto"/>
        <w:bottom w:val="none" w:sz="0" w:space="0" w:color="auto"/>
        <w:right w:val="none" w:sz="0" w:space="0" w:color="auto"/>
      </w:divBdr>
    </w:div>
    <w:div w:id="757872800">
      <w:bodyDiv w:val="1"/>
      <w:marLeft w:val="0"/>
      <w:marRight w:val="0"/>
      <w:marTop w:val="0"/>
      <w:marBottom w:val="0"/>
      <w:divBdr>
        <w:top w:val="none" w:sz="0" w:space="0" w:color="auto"/>
        <w:left w:val="none" w:sz="0" w:space="0" w:color="auto"/>
        <w:bottom w:val="none" w:sz="0" w:space="0" w:color="auto"/>
        <w:right w:val="none" w:sz="0" w:space="0" w:color="auto"/>
      </w:divBdr>
    </w:div>
    <w:div w:id="885797876">
      <w:bodyDiv w:val="1"/>
      <w:marLeft w:val="0"/>
      <w:marRight w:val="0"/>
      <w:marTop w:val="0"/>
      <w:marBottom w:val="0"/>
      <w:divBdr>
        <w:top w:val="none" w:sz="0" w:space="0" w:color="auto"/>
        <w:left w:val="none" w:sz="0" w:space="0" w:color="auto"/>
        <w:bottom w:val="none" w:sz="0" w:space="0" w:color="auto"/>
        <w:right w:val="none" w:sz="0" w:space="0" w:color="auto"/>
      </w:divBdr>
    </w:div>
    <w:div w:id="923414763">
      <w:bodyDiv w:val="1"/>
      <w:marLeft w:val="0"/>
      <w:marRight w:val="0"/>
      <w:marTop w:val="0"/>
      <w:marBottom w:val="0"/>
      <w:divBdr>
        <w:top w:val="none" w:sz="0" w:space="0" w:color="auto"/>
        <w:left w:val="none" w:sz="0" w:space="0" w:color="auto"/>
        <w:bottom w:val="none" w:sz="0" w:space="0" w:color="auto"/>
        <w:right w:val="none" w:sz="0" w:space="0" w:color="auto"/>
      </w:divBdr>
    </w:div>
    <w:div w:id="935331117">
      <w:bodyDiv w:val="1"/>
      <w:marLeft w:val="0"/>
      <w:marRight w:val="0"/>
      <w:marTop w:val="0"/>
      <w:marBottom w:val="0"/>
      <w:divBdr>
        <w:top w:val="none" w:sz="0" w:space="0" w:color="auto"/>
        <w:left w:val="none" w:sz="0" w:space="0" w:color="auto"/>
        <w:bottom w:val="none" w:sz="0" w:space="0" w:color="auto"/>
        <w:right w:val="none" w:sz="0" w:space="0" w:color="auto"/>
      </w:divBdr>
    </w:div>
    <w:div w:id="1055467017">
      <w:bodyDiv w:val="1"/>
      <w:marLeft w:val="0"/>
      <w:marRight w:val="0"/>
      <w:marTop w:val="0"/>
      <w:marBottom w:val="0"/>
      <w:divBdr>
        <w:top w:val="none" w:sz="0" w:space="0" w:color="auto"/>
        <w:left w:val="none" w:sz="0" w:space="0" w:color="auto"/>
        <w:bottom w:val="none" w:sz="0" w:space="0" w:color="auto"/>
        <w:right w:val="none" w:sz="0" w:space="0" w:color="auto"/>
      </w:divBdr>
    </w:div>
    <w:div w:id="1086457274">
      <w:bodyDiv w:val="1"/>
      <w:marLeft w:val="0"/>
      <w:marRight w:val="0"/>
      <w:marTop w:val="0"/>
      <w:marBottom w:val="0"/>
      <w:divBdr>
        <w:top w:val="none" w:sz="0" w:space="0" w:color="auto"/>
        <w:left w:val="none" w:sz="0" w:space="0" w:color="auto"/>
        <w:bottom w:val="none" w:sz="0" w:space="0" w:color="auto"/>
        <w:right w:val="none" w:sz="0" w:space="0" w:color="auto"/>
      </w:divBdr>
    </w:div>
    <w:div w:id="1140226888">
      <w:bodyDiv w:val="1"/>
      <w:marLeft w:val="0"/>
      <w:marRight w:val="0"/>
      <w:marTop w:val="0"/>
      <w:marBottom w:val="0"/>
      <w:divBdr>
        <w:top w:val="none" w:sz="0" w:space="0" w:color="auto"/>
        <w:left w:val="none" w:sz="0" w:space="0" w:color="auto"/>
        <w:bottom w:val="none" w:sz="0" w:space="0" w:color="auto"/>
        <w:right w:val="none" w:sz="0" w:space="0" w:color="auto"/>
      </w:divBdr>
    </w:div>
    <w:div w:id="1197163072">
      <w:bodyDiv w:val="1"/>
      <w:marLeft w:val="0"/>
      <w:marRight w:val="0"/>
      <w:marTop w:val="0"/>
      <w:marBottom w:val="0"/>
      <w:divBdr>
        <w:top w:val="none" w:sz="0" w:space="0" w:color="auto"/>
        <w:left w:val="none" w:sz="0" w:space="0" w:color="auto"/>
        <w:bottom w:val="none" w:sz="0" w:space="0" w:color="auto"/>
        <w:right w:val="none" w:sz="0" w:space="0" w:color="auto"/>
      </w:divBdr>
    </w:div>
    <w:div w:id="1419671800">
      <w:bodyDiv w:val="1"/>
      <w:marLeft w:val="0"/>
      <w:marRight w:val="0"/>
      <w:marTop w:val="0"/>
      <w:marBottom w:val="0"/>
      <w:divBdr>
        <w:top w:val="none" w:sz="0" w:space="0" w:color="auto"/>
        <w:left w:val="none" w:sz="0" w:space="0" w:color="auto"/>
        <w:bottom w:val="none" w:sz="0" w:space="0" w:color="auto"/>
        <w:right w:val="none" w:sz="0" w:space="0" w:color="auto"/>
      </w:divBdr>
    </w:div>
    <w:div w:id="1485004597">
      <w:bodyDiv w:val="1"/>
      <w:marLeft w:val="0"/>
      <w:marRight w:val="0"/>
      <w:marTop w:val="0"/>
      <w:marBottom w:val="0"/>
      <w:divBdr>
        <w:top w:val="none" w:sz="0" w:space="0" w:color="auto"/>
        <w:left w:val="none" w:sz="0" w:space="0" w:color="auto"/>
        <w:bottom w:val="none" w:sz="0" w:space="0" w:color="auto"/>
        <w:right w:val="none" w:sz="0" w:space="0" w:color="auto"/>
      </w:divBdr>
    </w:div>
    <w:div w:id="1524322895">
      <w:bodyDiv w:val="1"/>
      <w:marLeft w:val="0"/>
      <w:marRight w:val="0"/>
      <w:marTop w:val="0"/>
      <w:marBottom w:val="0"/>
      <w:divBdr>
        <w:top w:val="none" w:sz="0" w:space="0" w:color="auto"/>
        <w:left w:val="none" w:sz="0" w:space="0" w:color="auto"/>
        <w:bottom w:val="none" w:sz="0" w:space="0" w:color="auto"/>
        <w:right w:val="none" w:sz="0" w:space="0" w:color="auto"/>
      </w:divBdr>
    </w:div>
    <w:div w:id="1637175567">
      <w:bodyDiv w:val="1"/>
      <w:marLeft w:val="0"/>
      <w:marRight w:val="0"/>
      <w:marTop w:val="0"/>
      <w:marBottom w:val="0"/>
      <w:divBdr>
        <w:top w:val="none" w:sz="0" w:space="0" w:color="auto"/>
        <w:left w:val="none" w:sz="0" w:space="0" w:color="auto"/>
        <w:bottom w:val="none" w:sz="0" w:space="0" w:color="auto"/>
        <w:right w:val="none" w:sz="0" w:space="0" w:color="auto"/>
      </w:divBdr>
    </w:div>
    <w:div w:id="1755472502">
      <w:bodyDiv w:val="1"/>
      <w:marLeft w:val="0"/>
      <w:marRight w:val="0"/>
      <w:marTop w:val="0"/>
      <w:marBottom w:val="0"/>
      <w:divBdr>
        <w:top w:val="none" w:sz="0" w:space="0" w:color="auto"/>
        <w:left w:val="none" w:sz="0" w:space="0" w:color="auto"/>
        <w:bottom w:val="none" w:sz="0" w:space="0" w:color="auto"/>
        <w:right w:val="none" w:sz="0" w:space="0" w:color="auto"/>
      </w:divBdr>
    </w:div>
    <w:div w:id="1957712256">
      <w:bodyDiv w:val="1"/>
      <w:marLeft w:val="0"/>
      <w:marRight w:val="0"/>
      <w:marTop w:val="0"/>
      <w:marBottom w:val="0"/>
      <w:divBdr>
        <w:top w:val="none" w:sz="0" w:space="0" w:color="auto"/>
        <w:left w:val="none" w:sz="0" w:space="0" w:color="auto"/>
        <w:bottom w:val="none" w:sz="0" w:space="0" w:color="auto"/>
        <w:right w:val="none" w:sz="0" w:space="0" w:color="auto"/>
      </w:divBdr>
    </w:div>
    <w:div w:id="1977564569">
      <w:bodyDiv w:val="1"/>
      <w:marLeft w:val="0"/>
      <w:marRight w:val="0"/>
      <w:marTop w:val="0"/>
      <w:marBottom w:val="0"/>
      <w:divBdr>
        <w:top w:val="none" w:sz="0" w:space="0" w:color="auto"/>
        <w:left w:val="none" w:sz="0" w:space="0" w:color="auto"/>
        <w:bottom w:val="none" w:sz="0" w:space="0" w:color="auto"/>
        <w:right w:val="none" w:sz="0" w:space="0" w:color="auto"/>
      </w:divBdr>
    </w:div>
    <w:div w:id="213767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hart" Target="charts/chart7.xml"/><Relationship Id="rId21" Type="http://schemas.openxmlformats.org/officeDocument/2006/relationships/image" Target="media/image11.png"/><Relationship Id="rId34" Type="http://schemas.openxmlformats.org/officeDocument/2006/relationships/chart" Target="charts/chart2.xml"/><Relationship Id="rId42" Type="http://schemas.openxmlformats.org/officeDocument/2006/relationships/chart" Target="charts/chart10.xml"/><Relationship Id="rId47" Type="http://schemas.openxmlformats.org/officeDocument/2006/relationships/chart" Target="charts/chart15.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chart" Target="charts/chart13.xml"/><Relationship Id="rId53" Type="http://schemas.microsoft.com/office/2018/08/relationships/commentsExtensible" Target="commentsExtensible.xml"/><Relationship Id="rId5" Type="http://schemas.openxmlformats.org/officeDocument/2006/relationships/footnotes" Target="footnotes.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12.xm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hart" Target="charts/chart3.xml"/><Relationship Id="rId43" Type="http://schemas.openxmlformats.org/officeDocument/2006/relationships/chart" Target="charts/chart11.xml"/><Relationship Id="rId48" Type="http://schemas.openxmlformats.org/officeDocument/2006/relationships/chart" Target="charts/chart16.xml"/><Relationship Id="rId8" Type="http://schemas.openxmlformats.org/officeDocument/2006/relationships/image" Target="media/image2.png"/><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chart" Target="charts/chart14.xml"/><Relationship Id="rId20" Type="http://schemas.openxmlformats.org/officeDocument/2006/relationships/image" Target="media/image10.png"/><Relationship Id="rId41"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www.mathworks.com/help/econ/rolling-window-estimation-of-state-space-models.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4.xml"/><Relationship Id="rId49"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researchgate.net/publication/326436981_A_novel_change_detection_approach_based_on_visual_saliency_and_random_forest_from_multi-temporal_high-resolution_remote-sensing_images" TargetMode="External"/><Relationship Id="rId3" Type="http://schemas.openxmlformats.org/officeDocument/2006/relationships/hyperlink" Target="https://towardsdatascience.com/machine-learning-classifiers-a5cc4e1b0623" TargetMode="External"/><Relationship Id="rId7" Type="http://schemas.openxmlformats.org/officeDocument/2006/relationships/hyperlink" Target="https://towardsdatascience.com/understanding-random-forest-58381e0602d2" TargetMode="External"/><Relationship Id="rId2" Type="http://schemas.openxmlformats.org/officeDocument/2006/relationships/hyperlink" Target="https://www.ietf.org/rfc/rfc2722.txt" TargetMode="External"/><Relationship Id="rId1" Type="http://schemas.openxmlformats.org/officeDocument/2006/relationships/hyperlink" Target="https://www.unb.ca/cic/datasets/vpn.html" TargetMode="External"/><Relationship Id="rId6" Type="http://schemas.openxmlformats.org/officeDocument/2006/relationships/hyperlink" Target="https://towardsdatascience.com/an-introduction-to-the-bootstrap-method-58bcb51b4d60" TargetMode="External"/><Relationship Id="rId5" Type="http://schemas.openxmlformats.org/officeDocument/2006/relationships/hyperlink" Target="https://victorzhou.com/blog/intro-to-random-forests/" TargetMode="External"/><Relationship Id="rId4" Type="http://schemas.openxmlformats.org/officeDocument/2006/relationships/hyperlink" Target="https://towardsdatascience.com/decision-trees-and-random-forests-df0c3123f991" TargetMode="External"/><Relationship Id="rId9" Type="http://schemas.openxmlformats.org/officeDocument/2006/relationships/hyperlink" Target="https://towardsdatascience.com/simple-guide-for-ensemble-learning-methods-d87cc68705a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erg\PycharmProjects\vpn_network_traffic_analyser\docs\report%20chart%20tab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boerg\PycharmProjects\vpn_network_traffic_analyser\docs\report%20chart%20tab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boerg\PycharmProjects\vpn_network_traffic_analyser\docs\report%20chart%20tab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boerg\PycharmProjects\vpn_network_traffic_analyser\docs\report%20chart%20tab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boerg\PycharmProjects\vpn_network_traffic_analyser\docs\report%20chart%20tab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boerg\PycharmProjects\vpn_network_traffic_analyser\docs\report%20chart%20tab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boerg\PycharmProjects\vpn_network_traffic_analyser\docs\report%20chart%20tab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boerg\PycharmProjects\vpn_network_traffic_analyser\docs\report%20chart%20table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oerg\PycharmProjects\vpn_network_traffic_analyser\docs\report%20chart%20tab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oerg\PycharmProjects\vpn_network_traffic_analyser\docs\report%20chart%20tab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oerg\PycharmProjects\vpn_network_traffic_analyser\docs\report%20chart%20tab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oerg\PycharmProjects\vpn_network_traffic_analyser\docs\report%20chart%20tabl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boerg\PycharmProjects\vpn_network_traffic_analyser\docs\report%20chart%20tabl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oerg\PycharmProjects\vpn_network_traffic_analyser\docs\report%20chart%20tab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oerg\PycharmProjects\vpn_network_traffic_analyser\docs\report%20chart%20tab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boerg\PycharmProjects\vpn_network_traffic_analyser\docs\report%20chart%20tab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CA"/>
              <a:t>Random Forest vs Gradient Boost Baseline Features Default Parameters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Sheet1!$AA$40</c:f>
              <c:strCache>
                <c:ptCount val="1"/>
                <c:pt idx="0">
                  <c:v>Random Forest</c:v>
                </c:pt>
              </c:strCache>
            </c:strRef>
          </c:tx>
          <c:spPr>
            <a:solidFill>
              <a:schemeClr val="accent1"/>
            </a:solidFill>
            <a:ln>
              <a:noFill/>
            </a:ln>
            <a:effectLst/>
          </c:spPr>
          <c:invertIfNegative val="0"/>
          <c:cat>
            <c:strRef>
              <c:f>Sheet1!$AB$39:$AG$39</c:f>
              <c:strCache>
                <c:ptCount val="6"/>
                <c:pt idx="0">
                  <c:v>Accuracy</c:v>
                </c:pt>
                <c:pt idx="1">
                  <c:v>Precision </c:v>
                </c:pt>
                <c:pt idx="2">
                  <c:v>Precision VPN</c:v>
                </c:pt>
                <c:pt idx="3">
                  <c:v>Reccal</c:v>
                </c:pt>
                <c:pt idx="4">
                  <c:v>Recall VPN</c:v>
                </c:pt>
                <c:pt idx="5">
                  <c:v>AUC</c:v>
                </c:pt>
              </c:strCache>
            </c:strRef>
          </c:cat>
          <c:val>
            <c:numRef>
              <c:f>Sheet1!$AB$40:$AG$40</c:f>
              <c:numCache>
                <c:formatCode>0.000%</c:formatCode>
                <c:ptCount val="6"/>
                <c:pt idx="0">
                  <c:v>0.94698269864093798</c:v>
                </c:pt>
                <c:pt idx="1">
                  <c:v>0.96752319157358402</c:v>
                </c:pt>
                <c:pt idx="2">
                  <c:v>0.76543961058716103</c:v>
                </c:pt>
                <c:pt idx="3">
                  <c:v>0.97330239966757803</c:v>
                </c:pt>
                <c:pt idx="4">
                  <c:v>0.72727272727272696</c:v>
                </c:pt>
                <c:pt idx="5">
                  <c:v>0.95757497626502697</c:v>
                </c:pt>
              </c:numCache>
            </c:numRef>
          </c:val>
          <c:extLst>
            <c:ext xmlns:c16="http://schemas.microsoft.com/office/drawing/2014/chart" uri="{C3380CC4-5D6E-409C-BE32-E72D297353CC}">
              <c16:uniqueId val="{00000000-934E-4EB3-AA6F-BCB7D496C79E}"/>
            </c:ext>
          </c:extLst>
        </c:ser>
        <c:ser>
          <c:idx val="1"/>
          <c:order val="1"/>
          <c:tx>
            <c:strRef>
              <c:f>Sheet1!$AA$41</c:f>
              <c:strCache>
                <c:ptCount val="1"/>
                <c:pt idx="0">
                  <c:v>Gradient Boost</c:v>
                </c:pt>
              </c:strCache>
            </c:strRef>
          </c:tx>
          <c:spPr>
            <a:solidFill>
              <a:schemeClr val="accent3"/>
            </a:solidFill>
            <a:ln>
              <a:noFill/>
            </a:ln>
            <a:effectLst/>
          </c:spPr>
          <c:invertIfNegative val="0"/>
          <c:cat>
            <c:strRef>
              <c:f>Sheet1!$AB$39:$AG$39</c:f>
              <c:strCache>
                <c:ptCount val="6"/>
                <c:pt idx="0">
                  <c:v>Accuracy</c:v>
                </c:pt>
                <c:pt idx="1">
                  <c:v>Precision </c:v>
                </c:pt>
                <c:pt idx="2">
                  <c:v>Precision VPN</c:v>
                </c:pt>
                <c:pt idx="3">
                  <c:v>Reccal</c:v>
                </c:pt>
                <c:pt idx="4">
                  <c:v>Recall VPN</c:v>
                </c:pt>
                <c:pt idx="5">
                  <c:v>AUC</c:v>
                </c:pt>
              </c:strCache>
            </c:strRef>
          </c:cat>
          <c:val>
            <c:numRef>
              <c:f>Sheet1!$AB$41:$AG$41</c:f>
              <c:numCache>
                <c:formatCode>0.000%</c:formatCode>
                <c:ptCount val="6"/>
                <c:pt idx="0">
                  <c:v>0.92473367657745398</c:v>
                </c:pt>
                <c:pt idx="1">
                  <c:v>0.95282534246575301</c:v>
                </c:pt>
                <c:pt idx="2">
                  <c:v>0.66337422335510599</c:v>
                </c:pt>
                <c:pt idx="3">
                  <c:v>0.96341632327989202</c:v>
                </c:pt>
                <c:pt idx="4">
                  <c:v>0.60182107240930705</c:v>
                </c:pt>
                <c:pt idx="5">
                  <c:v>0.94774317665875296</c:v>
                </c:pt>
              </c:numCache>
            </c:numRef>
          </c:val>
          <c:extLst>
            <c:ext xmlns:c16="http://schemas.microsoft.com/office/drawing/2014/chart" uri="{C3380CC4-5D6E-409C-BE32-E72D297353CC}">
              <c16:uniqueId val="{00000001-934E-4EB3-AA6F-BCB7D496C79E}"/>
            </c:ext>
          </c:extLst>
        </c:ser>
        <c:dLbls>
          <c:showLegendKey val="0"/>
          <c:showVal val="0"/>
          <c:showCatName val="0"/>
          <c:showSerName val="0"/>
          <c:showPercent val="0"/>
          <c:showBubbleSize val="0"/>
        </c:dLbls>
        <c:gapWidth val="219"/>
        <c:overlap val="-27"/>
        <c:axId val="945284591"/>
        <c:axId val="852287039"/>
      </c:barChart>
      <c:catAx>
        <c:axId val="945284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852287039"/>
        <c:crosses val="autoZero"/>
        <c:auto val="1"/>
        <c:lblAlgn val="ctr"/>
        <c:lblOffset val="100"/>
        <c:noMultiLvlLbl val="0"/>
      </c:catAx>
      <c:valAx>
        <c:axId val="852287039"/>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945284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CA" sz="1400" b="0" i="0" baseline="0">
                <a:effectLst/>
              </a:rPr>
              <a:t>Vertical Confusion Matrix - Random Forest- Tuned Parameters - Main Featuret Subsets</a:t>
            </a:r>
            <a:endParaRPr lang="en-CA"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percentStacked"/>
        <c:varyColors val="0"/>
        <c:ser>
          <c:idx val="0"/>
          <c:order val="0"/>
          <c:tx>
            <c:strRef>
              <c:f>Sheet1!$V$109</c:f>
              <c:strCache>
                <c:ptCount val="1"/>
                <c:pt idx="0">
                  <c:v>True Positive</c:v>
                </c:pt>
              </c:strCache>
            </c:strRef>
          </c:tx>
          <c:spPr>
            <a:solidFill>
              <a:schemeClr val="accent1"/>
            </a:solidFill>
            <a:ln>
              <a:noFill/>
            </a:ln>
            <a:effectLst/>
          </c:spPr>
          <c:invertIfNegative val="0"/>
          <c:cat>
            <c:strRef>
              <c:f>Sheet1!$U$110:$U$114</c:f>
              <c:strCache>
                <c:ptCount val="5"/>
                <c:pt idx="0">
                  <c:v>Baseline (Default)</c:v>
                </c:pt>
                <c:pt idx="1">
                  <c:v>Baseline (Tuned)</c:v>
                </c:pt>
                <c:pt idx="2">
                  <c:v>Time</c:v>
                </c:pt>
                <c:pt idx="3">
                  <c:v>Connection </c:v>
                </c:pt>
                <c:pt idx="4">
                  <c:v>Combined</c:v>
                </c:pt>
              </c:strCache>
            </c:strRef>
          </c:cat>
          <c:val>
            <c:numRef>
              <c:f>Sheet1!$V$110:$V$114</c:f>
              <c:numCache>
                <c:formatCode>General</c:formatCode>
                <c:ptCount val="5"/>
                <c:pt idx="0">
                  <c:v>56216</c:v>
                </c:pt>
                <c:pt idx="1">
                  <c:v>56013</c:v>
                </c:pt>
                <c:pt idx="2">
                  <c:v>57546</c:v>
                </c:pt>
                <c:pt idx="3">
                  <c:v>57592</c:v>
                </c:pt>
                <c:pt idx="4">
                  <c:v>57581</c:v>
                </c:pt>
              </c:numCache>
            </c:numRef>
          </c:val>
          <c:extLst>
            <c:ext xmlns:c16="http://schemas.microsoft.com/office/drawing/2014/chart" uri="{C3380CC4-5D6E-409C-BE32-E72D297353CC}">
              <c16:uniqueId val="{00000000-6310-411D-A783-FF2D89C07988}"/>
            </c:ext>
          </c:extLst>
        </c:ser>
        <c:ser>
          <c:idx val="1"/>
          <c:order val="1"/>
          <c:tx>
            <c:strRef>
              <c:f>Sheet1!$W$109</c:f>
              <c:strCache>
                <c:ptCount val="1"/>
                <c:pt idx="0">
                  <c:v>False Negative</c:v>
                </c:pt>
              </c:strCache>
            </c:strRef>
          </c:tx>
          <c:spPr>
            <a:solidFill>
              <a:schemeClr val="accent3"/>
            </a:solidFill>
            <a:ln>
              <a:noFill/>
            </a:ln>
            <a:effectLst/>
          </c:spPr>
          <c:invertIfNegative val="0"/>
          <c:cat>
            <c:strRef>
              <c:f>Sheet1!$U$110:$U$114</c:f>
              <c:strCache>
                <c:ptCount val="5"/>
                <c:pt idx="0">
                  <c:v>Baseline (Default)</c:v>
                </c:pt>
                <c:pt idx="1">
                  <c:v>Baseline (Tuned)</c:v>
                </c:pt>
                <c:pt idx="2">
                  <c:v>Time</c:v>
                </c:pt>
                <c:pt idx="3">
                  <c:v>Connection </c:v>
                </c:pt>
                <c:pt idx="4">
                  <c:v>Combined</c:v>
                </c:pt>
              </c:strCache>
            </c:strRef>
          </c:cat>
          <c:val>
            <c:numRef>
              <c:f>Sheet1!$W$110:$W$114</c:f>
              <c:numCache>
                <c:formatCode>General</c:formatCode>
                <c:ptCount val="5"/>
                <c:pt idx="0">
                  <c:v>1542</c:v>
                </c:pt>
                <c:pt idx="1">
                  <c:v>1745</c:v>
                </c:pt>
                <c:pt idx="2">
                  <c:v>212</c:v>
                </c:pt>
                <c:pt idx="3">
                  <c:v>166</c:v>
                </c:pt>
                <c:pt idx="4">
                  <c:v>177</c:v>
                </c:pt>
              </c:numCache>
            </c:numRef>
          </c:val>
          <c:extLst>
            <c:ext xmlns:c16="http://schemas.microsoft.com/office/drawing/2014/chart" uri="{C3380CC4-5D6E-409C-BE32-E72D297353CC}">
              <c16:uniqueId val="{00000001-6310-411D-A783-FF2D89C07988}"/>
            </c:ext>
          </c:extLst>
        </c:ser>
        <c:ser>
          <c:idx val="2"/>
          <c:order val="2"/>
          <c:tx>
            <c:strRef>
              <c:f>Sheet1!$X$109</c:f>
              <c:strCache>
                <c:ptCount val="1"/>
                <c:pt idx="0">
                  <c:v>False Positive</c:v>
                </c:pt>
              </c:strCache>
            </c:strRef>
          </c:tx>
          <c:spPr>
            <a:solidFill>
              <a:schemeClr val="accent5"/>
            </a:solidFill>
            <a:ln>
              <a:noFill/>
            </a:ln>
            <a:effectLst/>
          </c:spPr>
          <c:invertIfNegative val="0"/>
          <c:cat>
            <c:strRef>
              <c:f>Sheet1!$U$110:$U$114</c:f>
              <c:strCache>
                <c:ptCount val="5"/>
                <c:pt idx="0">
                  <c:v>Baseline (Default)</c:v>
                </c:pt>
                <c:pt idx="1">
                  <c:v>Baseline (Tuned)</c:v>
                </c:pt>
                <c:pt idx="2">
                  <c:v>Time</c:v>
                </c:pt>
                <c:pt idx="3">
                  <c:v>Connection </c:v>
                </c:pt>
                <c:pt idx="4">
                  <c:v>Combined</c:v>
                </c:pt>
              </c:strCache>
            </c:strRef>
          </c:cat>
          <c:val>
            <c:numRef>
              <c:f>Sheet1!$X$110:$X$114</c:f>
              <c:numCache>
                <c:formatCode>General</c:formatCode>
                <c:ptCount val="5"/>
                <c:pt idx="0">
                  <c:v>1887</c:v>
                </c:pt>
                <c:pt idx="1">
                  <c:v>1633</c:v>
                </c:pt>
                <c:pt idx="2">
                  <c:v>312</c:v>
                </c:pt>
                <c:pt idx="3">
                  <c:v>267</c:v>
                </c:pt>
                <c:pt idx="4">
                  <c:v>268</c:v>
                </c:pt>
              </c:numCache>
            </c:numRef>
          </c:val>
          <c:extLst>
            <c:ext xmlns:c16="http://schemas.microsoft.com/office/drawing/2014/chart" uri="{C3380CC4-5D6E-409C-BE32-E72D297353CC}">
              <c16:uniqueId val="{00000002-6310-411D-A783-FF2D89C07988}"/>
            </c:ext>
          </c:extLst>
        </c:ser>
        <c:ser>
          <c:idx val="3"/>
          <c:order val="3"/>
          <c:tx>
            <c:strRef>
              <c:f>Sheet1!$Y$109</c:f>
              <c:strCache>
                <c:ptCount val="1"/>
                <c:pt idx="0">
                  <c:v>True Negative</c:v>
                </c:pt>
              </c:strCache>
            </c:strRef>
          </c:tx>
          <c:spPr>
            <a:solidFill>
              <a:schemeClr val="accent1">
                <a:lumMod val="60000"/>
              </a:schemeClr>
            </a:solidFill>
            <a:ln>
              <a:noFill/>
            </a:ln>
            <a:effectLst/>
          </c:spPr>
          <c:invertIfNegative val="0"/>
          <c:cat>
            <c:strRef>
              <c:f>Sheet1!$U$110:$U$114</c:f>
              <c:strCache>
                <c:ptCount val="5"/>
                <c:pt idx="0">
                  <c:v>Baseline (Default)</c:v>
                </c:pt>
                <c:pt idx="1">
                  <c:v>Baseline (Tuned)</c:v>
                </c:pt>
                <c:pt idx="2">
                  <c:v>Time</c:v>
                </c:pt>
                <c:pt idx="3">
                  <c:v>Connection </c:v>
                </c:pt>
                <c:pt idx="4">
                  <c:v>Combined</c:v>
                </c:pt>
              </c:strCache>
            </c:strRef>
          </c:cat>
          <c:val>
            <c:numRef>
              <c:f>Sheet1!$Y$110:$Y$114</c:f>
              <c:numCache>
                <c:formatCode>General</c:formatCode>
                <c:ptCount val="5"/>
                <c:pt idx="0">
                  <c:v>5032</c:v>
                </c:pt>
                <c:pt idx="1">
                  <c:v>5286</c:v>
                </c:pt>
                <c:pt idx="2">
                  <c:v>6607</c:v>
                </c:pt>
                <c:pt idx="3">
                  <c:v>6652</c:v>
                </c:pt>
                <c:pt idx="4">
                  <c:v>6651</c:v>
                </c:pt>
              </c:numCache>
            </c:numRef>
          </c:val>
          <c:extLst>
            <c:ext xmlns:c16="http://schemas.microsoft.com/office/drawing/2014/chart" uri="{C3380CC4-5D6E-409C-BE32-E72D297353CC}">
              <c16:uniqueId val="{00000003-6310-411D-A783-FF2D89C07988}"/>
            </c:ext>
          </c:extLst>
        </c:ser>
        <c:dLbls>
          <c:showLegendKey val="0"/>
          <c:showVal val="0"/>
          <c:showCatName val="0"/>
          <c:showSerName val="0"/>
          <c:showPercent val="0"/>
          <c:showBubbleSize val="0"/>
        </c:dLbls>
        <c:gapWidth val="150"/>
        <c:overlap val="100"/>
        <c:axId val="1068437887"/>
        <c:axId val="852281631"/>
      </c:barChart>
      <c:catAx>
        <c:axId val="10684378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852281631"/>
        <c:crosses val="autoZero"/>
        <c:auto val="1"/>
        <c:lblAlgn val="ctr"/>
        <c:lblOffset val="100"/>
        <c:noMultiLvlLbl val="0"/>
      </c:catAx>
      <c:valAx>
        <c:axId val="85228163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0684378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CA"/>
              <a:t>Random Forest - Default vs Tune Parameters </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Sheet1!$U$117</c:f>
              <c:strCache>
                <c:ptCount val="1"/>
                <c:pt idx="0">
                  <c:v>Baseline (Default)</c:v>
                </c:pt>
              </c:strCache>
            </c:strRef>
          </c:tx>
          <c:spPr>
            <a:solidFill>
              <a:schemeClr val="accent1"/>
            </a:solidFill>
            <a:ln>
              <a:noFill/>
            </a:ln>
            <a:effectLst/>
          </c:spPr>
          <c:invertIfNegative val="0"/>
          <c:cat>
            <c:strRef>
              <c:f>Sheet1!$V$116:$AA$116</c:f>
              <c:strCache>
                <c:ptCount val="6"/>
                <c:pt idx="0">
                  <c:v>Accuracy</c:v>
                </c:pt>
                <c:pt idx="1">
                  <c:v>Precision </c:v>
                </c:pt>
                <c:pt idx="2">
                  <c:v>Precision VPN</c:v>
                </c:pt>
                <c:pt idx="3">
                  <c:v>Recall</c:v>
                </c:pt>
                <c:pt idx="4">
                  <c:v>Recall VPN</c:v>
                </c:pt>
                <c:pt idx="5">
                  <c:v>AUC</c:v>
                </c:pt>
              </c:strCache>
            </c:strRef>
          </c:cat>
          <c:val>
            <c:numRef>
              <c:f>Sheet1!$V$117:$AA$117</c:f>
              <c:numCache>
                <c:formatCode>0.000%</c:formatCode>
                <c:ptCount val="6"/>
                <c:pt idx="0">
                  <c:v>0.94698269864093798</c:v>
                </c:pt>
                <c:pt idx="1">
                  <c:v>0.96752319157358402</c:v>
                </c:pt>
                <c:pt idx="2">
                  <c:v>0.76543961058716103</c:v>
                </c:pt>
                <c:pt idx="3">
                  <c:v>0.97330239966757803</c:v>
                </c:pt>
                <c:pt idx="4">
                  <c:v>0.72727272727272696</c:v>
                </c:pt>
                <c:pt idx="5">
                  <c:v>0.95757497626502697</c:v>
                </c:pt>
              </c:numCache>
            </c:numRef>
          </c:val>
          <c:extLst>
            <c:ext xmlns:c16="http://schemas.microsoft.com/office/drawing/2014/chart" uri="{C3380CC4-5D6E-409C-BE32-E72D297353CC}">
              <c16:uniqueId val="{00000000-5C20-4F46-AC05-B6993A852E6C}"/>
            </c:ext>
          </c:extLst>
        </c:ser>
        <c:ser>
          <c:idx val="1"/>
          <c:order val="1"/>
          <c:tx>
            <c:strRef>
              <c:f>Sheet1!$U$118</c:f>
              <c:strCache>
                <c:ptCount val="1"/>
                <c:pt idx="0">
                  <c:v>Baseline (Tuned)</c:v>
                </c:pt>
              </c:strCache>
            </c:strRef>
          </c:tx>
          <c:spPr>
            <a:solidFill>
              <a:schemeClr val="accent3"/>
            </a:solidFill>
            <a:ln>
              <a:noFill/>
            </a:ln>
            <a:effectLst/>
          </c:spPr>
          <c:invertIfNegative val="0"/>
          <c:cat>
            <c:strRef>
              <c:f>Sheet1!$V$116:$AA$116</c:f>
              <c:strCache>
                <c:ptCount val="6"/>
                <c:pt idx="0">
                  <c:v>Accuracy</c:v>
                </c:pt>
                <c:pt idx="1">
                  <c:v>Precision </c:v>
                </c:pt>
                <c:pt idx="2">
                  <c:v>Precision VPN</c:v>
                </c:pt>
                <c:pt idx="3">
                  <c:v>Recall</c:v>
                </c:pt>
                <c:pt idx="4">
                  <c:v>Recall VPN</c:v>
                </c:pt>
                <c:pt idx="5">
                  <c:v>AUC</c:v>
                </c:pt>
              </c:strCache>
            </c:strRef>
          </c:cat>
          <c:val>
            <c:numRef>
              <c:f>Sheet1!$V$118:$AA$118</c:f>
              <c:numCache>
                <c:formatCode>0.000%</c:formatCode>
                <c:ptCount val="6"/>
                <c:pt idx="0">
                  <c:v>0.94777123243193095</c:v>
                </c:pt>
                <c:pt idx="1">
                  <c:v>0.97167192866807695</c:v>
                </c:pt>
                <c:pt idx="2">
                  <c:v>0.75181339780969902</c:v>
                </c:pt>
                <c:pt idx="3">
                  <c:v>0.96978773503237603</c:v>
                </c:pt>
                <c:pt idx="4">
                  <c:v>0.76398323457146899</c:v>
                </c:pt>
                <c:pt idx="5">
                  <c:v>0.96595767676728195</c:v>
                </c:pt>
              </c:numCache>
            </c:numRef>
          </c:val>
          <c:extLst>
            <c:ext xmlns:c16="http://schemas.microsoft.com/office/drawing/2014/chart" uri="{C3380CC4-5D6E-409C-BE32-E72D297353CC}">
              <c16:uniqueId val="{00000001-5C20-4F46-AC05-B6993A852E6C}"/>
            </c:ext>
          </c:extLst>
        </c:ser>
        <c:ser>
          <c:idx val="2"/>
          <c:order val="2"/>
          <c:tx>
            <c:strRef>
              <c:f>Sheet1!$U$119</c:f>
              <c:strCache>
                <c:ptCount val="1"/>
                <c:pt idx="0">
                  <c:v>Connection (Default)</c:v>
                </c:pt>
              </c:strCache>
            </c:strRef>
          </c:tx>
          <c:spPr>
            <a:solidFill>
              <a:schemeClr val="accent5"/>
            </a:solidFill>
            <a:ln>
              <a:noFill/>
            </a:ln>
            <a:effectLst/>
          </c:spPr>
          <c:invertIfNegative val="0"/>
          <c:cat>
            <c:strRef>
              <c:f>Sheet1!$V$116:$AA$116</c:f>
              <c:strCache>
                <c:ptCount val="6"/>
                <c:pt idx="0">
                  <c:v>Accuracy</c:v>
                </c:pt>
                <c:pt idx="1">
                  <c:v>Precision </c:v>
                </c:pt>
                <c:pt idx="2">
                  <c:v>Precision VPN</c:v>
                </c:pt>
                <c:pt idx="3">
                  <c:v>Recall</c:v>
                </c:pt>
                <c:pt idx="4">
                  <c:v>Recall VPN</c:v>
                </c:pt>
                <c:pt idx="5">
                  <c:v>AUC</c:v>
                </c:pt>
              </c:strCache>
            </c:strRef>
          </c:cat>
          <c:val>
            <c:numRef>
              <c:f>Sheet1!$V$119:$AA$119</c:f>
              <c:numCache>
                <c:formatCode>0.000%</c:formatCode>
                <c:ptCount val="6"/>
                <c:pt idx="0">
                  <c:v>0.99277950430601203</c:v>
                </c:pt>
                <c:pt idx="1">
                  <c:v>0.99451033196954697</c:v>
                </c:pt>
                <c:pt idx="2">
                  <c:v>0.97792592592592598</c:v>
                </c:pt>
                <c:pt idx="3">
                  <c:v>0.99742027078499895</c:v>
                </c:pt>
                <c:pt idx="4">
                  <c:v>0.95403960109842401</c:v>
                </c:pt>
                <c:pt idx="5">
                  <c:v>0.99909284544364296</c:v>
                </c:pt>
              </c:numCache>
            </c:numRef>
          </c:val>
          <c:extLst>
            <c:ext xmlns:c16="http://schemas.microsoft.com/office/drawing/2014/chart" uri="{C3380CC4-5D6E-409C-BE32-E72D297353CC}">
              <c16:uniqueId val="{00000002-5C20-4F46-AC05-B6993A852E6C}"/>
            </c:ext>
          </c:extLst>
        </c:ser>
        <c:ser>
          <c:idx val="3"/>
          <c:order val="3"/>
          <c:tx>
            <c:strRef>
              <c:f>Sheet1!$U$120</c:f>
              <c:strCache>
                <c:ptCount val="1"/>
                <c:pt idx="0">
                  <c:v>Connection (Tuned)</c:v>
                </c:pt>
              </c:strCache>
            </c:strRef>
          </c:tx>
          <c:spPr>
            <a:solidFill>
              <a:schemeClr val="accent1">
                <a:lumMod val="60000"/>
              </a:schemeClr>
            </a:solidFill>
            <a:ln>
              <a:noFill/>
            </a:ln>
            <a:effectLst/>
          </c:spPr>
          <c:invertIfNegative val="0"/>
          <c:cat>
            <c:strRef>
              <c:f>Sheet1!$V$116:$AA$116</c:f>
              <c:strCache>
                <c:ptCount val="6"/>
                <c:pt idx="0">
                  <c:v>Accuracy</c:v>
                </c:pt>
                <c:pt idx="1">
                  <c:v>Precision </c:v>
                </c:pt>
                <c:pt idx="2">
                  <c:v>Precision VPN</c:v>
                </c:pt>
                <c:pt idx="3">
                  <c:v>Recall</c:v>
                </c:pt>
                <c:pt idx="4">
                  <c:v>Recall VPN</c:v>
                </c:pt>
                <c:pt idx="5">
                  <c:v>AUC</c:v>
                </c:pt>
              </c:strCache>
            </c:strRef>
          </c:cat>
          <c:val>
            <c:numRef>
              <c:f>Sheet1!$V$120:$AA$120</c:f>
              <c:numCache>
                <c:formatCode>0.000%</c:formatCode>
                <c:ptCount val="6"/>
                <c:pt idx="0">
                  <c:v>0.99330519350000701</c:v>
                </c:pt>
                <c:pt idx="1">
                  <c:v>0.995385333310288</c:v>
                </c:pt>
                <c:pt idx="2">
                  <c:v>0.97565268407157502</c:v>
                </c:pt>
                <c:pt idx="3">
                  <c:v>0.99712593926382498</c:v>
                </c:pt>
                <c:pt idx="4">
                  <c:v>0.96141060846943205</c:v>
                </c:pt>
                <c:pt idx="5">
                  <c:v>0.99922703412263203</c:v>
                </c:pt>
              </c:numCache>
            </c:numRef>
          </c:val>
          <c:extLst>
            <c:ext xmlns:c16="http://schemas.microsoft.com/office/drawing/2014/chart" uri="{C3380CC4-5D6E-409C-BE32-E72D297353CC}">
              <c16:uniqueId val="{00000003-5C20-4F46-AC05-B6993A852E6C}"/>
            </c:ext>
          </c:extLst>
        </c:ser>
        <c:dLbls>
          <c:showLegendKey val="0"/>
          <c:showVal val="0"/>
          <c:showCatName val="0"/>
          <c:showSerName val="0"/>
          <c:showPercent val="0"/>
          <c:showBubbleSize val="0"/>
        </c:dLbls>
        <c:gapWidth val="219"/>
        <c:overlap val="-27"/>
        <c:axId val="1072495071"/>
        <c:axId val="940280607"/>
      </c:barChart>
      <c:catAx>
        <c:axId val="10724950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940280607"/>
        <c:crosses val="autoZero"/>
        <c:auto val="1"/>
        <c:lblAlgn val="ctr"/>
        <c:lblOffset val="100"/>
        <c:noMultiLvlLbl val="0"/>
      </c:catAx>
      <c:valAx>
        <c:axId val="940280607"/>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07249507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CA"/>
              <a:t>Gradient Boost - Tuned  Parameters - Main Feature Subsets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Sheet1!$CD$2</c:f>
              <c:strCache>
                <c:ptCount val="1"/>
                <c:pt idx="0">
                  <c:v>Baseline (Default)</c:v>
                </c:pt>
              </c:strCache>
            </c:strRef>
          </c:tx>
          <c:spPr>
            <a:solidFill>
              <a:schemeClr val="accent1"/>
            </a:solidFill>
            <a:ln>
              <a:noFill/>
            </a:ln>
            <a:effectLst/>
          </c:spPr>
          <c:invertIfNegative val="0"/>
          <c:cat>
            <c:strRef>
              <c:f>Sheet1!$CE$1:$CJ$1</c:f>
              <c:strCache>
                <c:ptCount val="6"/>
                <c:pt idx="0">
                  <c:v>Accuracy</c:v>
                </c:pt>
                <c:pt idx="1">
                  <c:v>Precision </c:v>
                </c:pt>
                <c:pt idx="2">
                  <c:v>Precision VPN</c:v>
                </c:pt>
                <c:pt idx="3">
                  <c:v>Recall</c:v>
                </c:pt>
                <c:pt idx="4">
                  <c:v>Recall VPN</c:v>
                </c:pt>
                <c:pt idx="5">
                  <c:v>AUC</c:v>
                </c:pt>
              </c:strCache>
            </c:strRef>
          </c:cat>
          <c:val>
            <c:numRef>
              <c:f>Sheet1!$CE$2:$CJ$2</c:f>
              <c:numCache>
                <c:formatCode>0.000%</c:formatCode>
                <c:ptCount val="6"/>
                <c:pt idx="0">
                  <c:v>0.92473367657745398</c:v>
                </c:pt>
                <c:pt idx="1">
                  <c:v>0.95282534246575301</c:v>
                </c:pt>
                <c:pt idx="2">
                  <c:v>0.66337422335510599</c:v>
                </c:pt>
                <c:pt idx="3">
                  <c:v>0.96341632327989202</c:v>
                </c:pt>
                <c:pt idx="4">
                  <c:v>0.60182107240930705</c:v>
                </c:pt>
                <c:pt idx="5">
                  <c:v>0.94774317665875296</c:v>
                </c:pt>
              </c:numCache>
            </c:numRef>
          </c:val>
          <c:extLst>
            <c:ext xmlns:c16="http://schemas.microsoft.com/office/drawing/2014/chart" uri="{C3380CC4-5D6E-409C-BE32-E72D297353CC}">
              <c16:uniqueId val="{00000000-36C1-412C-A8EE-1E233F0FD6BB}"/>
            </c:ext>
          </c:extLst>
        </c:ser>
        <c:ser>
          <c:idx val="1"/>
          <c:order val="1"/>
          <c:tx>
            <c:strRef>
              <c:f>Sheet1!$CD$3</c:f>
              <c:strCache>
                <c:ptCount val="1"/>
                <c:pt idx="0">
                  <c:v>Baseline (Tuned)</c:v>
                </c:pt>
              </c:strCache>
            </c:strRef>
          </c:tx>
          <c:spPr>
            <a:solidFill>
              <a:schemeClr val="accent3"/>
            </a:solidFill>
            <a:ln>
              <a:noFill/>
            </a:ln>
            <a:effectLst/>
          </c:spPr>
          <c:invertIfNegative val="0"/>
          <c:cat>
            <c:strRef>
              <c:f>Sheet1!$CE$1:$CJ$1</c:f>
              <c:strCache>
                <c:ptCount val="6"/>
                <c:pt idx="0">
                  <c:v>Accuracy</c:v>
                </c:pt>
                <c:pt idx="1">
                  <c:v>Precision </c:v>
                </c:pt>
                <c:pt idx="2">
                  <c:v>Precision VPN</c:v>
                </c:pt>
                <c:pt idx="3">
                  <c:v>Recall</c:v>
                </c:pt>
                <c:pt idx="4">
                  <c:v>Recall VPN</c:v>
                </c:pt>
                <c:pt idx="5">
                  <c:v>AUC</c:v>
                </c:pt>
              </c:strCache>
            </c:strRef>
          </c:cat>
          <c:val>
            <c:numRef>
              <c:f>Sheet1!$CE$3:$CJ$3</c:f>
              <c:numCache>
                <c:formatCode>0.000%</c:formatCode>
                <c:ptCount val="6"/>
                <c:pt idx="0">
                  <c:v>0.76557354237209496</c:v>
                </c:pt>
                <c:pt idx="1">
                  <c:v>0.95892949491466895</c:v>
                </c:pt>
                <c:pt idx="2">
                  <c:v>0.27439925556954398</c:v>
                </c:pt>
                <c:pt idx="3">
                  <c:v>0.77049066795941601</c:v>
                </c:pt>
                <c:pt idx="4">
                  <c:v>0.72452666570313595</c:v>
                </c:pt>
                <c:pt idx="5">
                  <c:v>0.73657186472319702</c:v>
                </c:pt>
              </c:numCache>
            </c:numRef>
          </c:val>
          <c:extLst>
            <c:ext xmlns:c16="http://schemas.microsoft.com/office/drawing/2014/chart" uri="{C3380CC4-5D6E-409C-BE32-E72D297353CC}">
              <c16:uniqueId val="{00000001-36C1-412C-A8EE-1E233F0FD6BB}"/>
            </c:ext>
          </c:extLst>
        </c:ser>
        <c:ser>
          <c:idx val="2"/>
          <c:order val="2"/>
          <c:tx>
            <c:strRef>
              <c:f>Sheet1!$CD$4</c:f>
              <c:strCache>
                <c:ptCount val="1"/>
                <c:pt idx="0">
                  <c:v>Time</c:v>
                </c:pt>
              </c:strCache>
            </c:strRef>
          </c:tx>
          <c:spPr>
            <a:solidFill>
              <a:schemeClr val="accent5"/>
            </a:solidFill>
            <a:ln>
              <a:noFill/>
            </a:ln>
            <a:effectLst/>
          </c:spPr>
          <c:invertIfNegative val="0"/>
          <c:cat>
            <c:strRef>
              <c:f>Sheet1!$CE$1:$CJ$1</c:f>
              <c:strCache>
                <c:ptCount val="6"/>
                <c:pt idx="0">
                  <c:v>Accuracy</c:v>
                </c:pt>
                <c:pt idx="1">
                  <c:v>Precision </c:v>
                </c:pt>
                <c:pt idx="2">
                  <c:v>Precision VPN</c:v>
                </c:pt>
                <c:pt idx="3">
                  <c:v>Recall</c:v>
                </c:pt>
                <c:pt idx="4">
                  <c:v>Recall VPN</c:v>
                </c:pt>
                <c:pt idx="5">
                  <c:v>AUC</c:v>
                </c:pt>
              </c:strCache>
            </c:strRef>
          </c:cat>
          <c:val>
            <c:numRef>
              <c:f>Sheet1!$CE$4:$CJ$4</c:f>
              <c:numCache>
                <c:formatCode>0.000%</c:formatCode>
                <c:ptCount val="6"/>
                <c:pt idx="0">
                  <c:v>0.99393911282217795</c:v>
                </c:pt>
                <c:pt idx="1">
                  <c:v>0.99571394006429004</c:v>
                </c:pt>
                <c:pt idx="2">
                  <c:v>0.97887013939838596</c:v>
                </c:pt>
                <c:pt idx="3">
                  <c:v>0.99750683887946201</c:v>
                </c:pt>
                <c:pt idx="4">
                  <c:v>0.96415667003902294</c:v>
                </c:pt>
                <c:pt idx="5">
                  <c:v>0.99904220079372696</c:v>
                </c:pt>
              </c:numCache>
            </c:numRef>
          </c:val>
          <c:extLst>
            <c:ext xmlns:c16="http://schemas.microsoft.com/office/drawing/2014/chart" uri="{C3380CC4-5D6E-409C-BE32-E72D297353CC}">
              <c16:uniqueId val="{00000002-36C1-412C-A8EE-1E233F0FD6BB}"/>
            </c:ext>
          </c:extLst>
        </c:ser>
        <c:ser>
          <c:idx val="3"/>
          <c:order val="3"/>
          <c:tx>
            <c:strRef>
              <c:f>Sheet1!$CD$5</c:f>
              <c:strCache>
                <c:ptCount val="1"/>
                <c:pt idx="0">
                  <c:v>Connection </c:v>
                </c:pt>
              </c:strCache>
            </c:strRef>
          </c:tx>
          <c:spPr>
            <a:solidFill>
              <a:schemeClr val="accent1">
                <a:lumMod val="60000"/>
              </a:schemeClr>
            </a:solidFill>
            <a:ln>
              <a:noFill/>
            </a:ln>
            <a:effectLst/>
          </c:spPr>
          <c:invertIfNegative val="0"/>
          <c:cat>
            <c:strRef>
              <c:f>Sheet1!$CE$1:$CJ$1</c:f>
              <c:strCache>
                <c:ptCount val="6"/>
                <c:pt idx="0">
                  <c:v>Accuracy</c:v>
                </c:pt>
                <c:pt idx="1">
                  <c:v>Precision </c:v>
                </c:pt>
                <c:pt idx="2">
                  <c:v>Precision VPN</c:v>
                </c:pt>
                <c:pt idx="3">
                  <c:v>Recall</c:v>
                </c:pt>
                <c:pt idx="4">
                  <c:v>Recall VPN</c:v>
                </c:pt>
                <c:pt idx="5">
                  <c:v>AUC</c:v>
                </c:pt>
              </c:strCache>
            </c:strRef>
          </c:cat>
          <c:val>
            <c:numRef>
              <c:f>Sheet1!$CE$5:$CJ$5</c:f>
              <c:numCache>
                <c:formatCode>0.000%</c:formatCode>
                <c:ptCount val="6"/>
                <c:pt idx="0">
                  <c:v>0.99483587674134499</c:v>
                </c:pt>
                <c:pt idx="1">
                  <c:v>0.99626659292035402</c:v>
                </c:pt>
                <c:pt idx="2">
                  <c:v>0.98270048380002895</c:v>
                </c:pt>
                <c:pt idx="3">
                  <c:v>0.99795699297066998</c:v>
                </c:pt>
                <c:pt idx="4">
                  <c:v>0.96878161584043898</c:v>
                </c:pt>
                <c:pt idx="5">
                  <c:v>0.99903262688046202</c:v>
                </c:pt>
              </c:numCache>
            </c:numRef>
          </c:val>
          <c:extLst>
            <c:ext xmlns:c16="http://schemas.microsoft.com/office/drawing/2014/chart" uri="{C3380CC4-5D6E-409C-BE32-E72D297353CC}">
              <c16:uniqueId val="{00000003-36C1-412C-A8EE-1E233F0FD6BB}"/>
            </c:ext>
          </c:extLst>
        </c:ser>
        <c:ser>
          <c:idx val="4"/>
          <c:order val="4"/>
          <c:tx>
            <c:strRef>
              <c:f>Sheet1!$CD$6</c:f>
              <c:strCache>
                <c:ptCount val="1"/>
                <c:pt idx="0">
                  <c:v>Combined</c:v>
                </c:pt>
              </c:strCache>
            </c:strRef>
          </c:tx>
          <c:spPr>
            <a:solidFill>
              <a:schemeClr val="accent3">
                <a:lumMod val="60000"/>
              </a:schemeClr>
            </a:solidFill>
            <a:ln>
              <a:noFill/>
            </a:ln>
            <a:effectLst/>
          </c:spPr>
          <c:invertIfNegative val="0"/>
          <c:cat>
            <c:strRef>
              <c:f>Sheet1!$CE$1:$CJ$1</c:f>
              <c:strCache>
                <c:ptCount val="6"/>
                <c:pt idx="0">
                  <c:v>Accuracy</c:v>
                </c:pt>
                <c:pt idx="1">
                  <c:v>Precision </c:v>
                </c:pt>
                <c:pt idx="2">
                  <c:v>Precision VPN</c:v>
                </c:pt>
                <c:pt idx="3">
                  <c:v>Recall</c:v>
                </c:pt>
                <c:pt idx="4">
                  <c:v>Recall VPN</c:v>
                </c:pt>
                <c:pt idx="5">
                  <c:v>AUC</c:v>
                </c:pt>
              </c:strCache>
            </c:strRef>
          </c:cat>
          <c:val>
            <c:numRef>
              <c:f>Sheet1!$CE$6:$CJ$6</c:f>
              <c:numCache>
                <c:formatCode>0.000%</c:formatCode>
                <c:ptCount val="6"/>
                <c:pt idx="0">
                  <c:v>0.99444934056929002</c:v>
                </c:pt>
                <c:pt idx="1">
                  <c:v>0.99617918085786805</c:v>
                </c:pt>
                <c:pt idx="2">
                  <c:v>0.97981275599765905</c:v>
                </c:pt>
                <c:pt idx="3">
                  <c:v>0.99761072059281797</c:v>
                </c:pt>
                <c:pt idx="4">
                  <c:v>0.96805896805896796</c:v>
                </c:pt>
                <c:pt idx="5">
                  <c:v>0.99908977758748496</c:v>
                </c:pt>
              </c:numCache>
            </c:numRef>
          </c:val>
          <c:extLst>
            <c:ext xmlns:c16="http://schemas.microsoft.com/office/drawing/2014/chart" uri="{C3380CC4-5D6E-409C-BE32-E72D297353CC}">
              <c16:uniqueId val="{00000004-36C1-412C-A8EE-1E233F0FD6BB}"/>
            </c:ext>
          </c:extLst>
        </c:ser>
        <c:dLbls>
          <c:showLegendKey val="0"/>
          <c:showVal val="0"/>
          <c:showCatName val="0"/>
          <c:showSerName val="0"/>
          <c:showPercent val="0"/>
          <c:showBubbleSize val="0"/>
        </c:dLbls>
        <c:gapWidth val="219"/>
        <c:overlap val="-27"/>
        <c:axId val="1072496271"/>
        <c:axId val="940281023"/>
      </c:barChart>
      <c:catAx>
        <c:axId val="1072496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940281023"/>
        <c:crosses val="autoZero"/>
        <c:auto val="1"/>
        <c:lblAlgn val="ctr"/>
        <c:lblOffset val="100"/>
        <c:noMultiLvlLbl val="0"/>
      </c:catAx>
      <c:valAx>
        <c:axId val="940281023"/>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07249627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CA" sz="1800" b="0" i="0" baseline="0">
                <a:effectLst/>
              </a:rPr>
              <a:t>Vertical Confusion Matrix - Gradient Boost -Tuned Parameters - Main Featuret Subsets</a:t>
            </a:r>
            <a:endParaRPr lang="en-CA">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percentStacked"/>
        <c:varyColors val="0"/>
        <c:ser>
          <c:idx val="0"/>
          <c:order val="0"/>
          <c:tx>
            <c:strRef>
              <c:f>Sheet1!$CE$8</c:f>
              <c:strCache>
                <c:ptCount val="1"/>
                <c:pt idx="0">
                  <c:v>True Positive</c:v>
                </c:pt>
              </c:strCache>
            </c:strRef>
          </c:tx>
          <c:spPr>
            <a:solidFill>
              <a:schemeClr val="accent1"/>
            </a:solidFill>
            <a:ln>
              <a:noFill/>
            </a:ln>
            <a:effectLst/>
          </c:spPr>
          <c:invertIfNegative val="0"/>
          <c:cat>
            <c:strRef>
              <c:f>Sheet1!$CD$9:$CD$13</c:f>
              <c:strCache>
                <c:ptCount val="5"/>
                <c:pt idx="0">
                  <c:v>Baseline (Default)</c:v>
                </c:pt>
                <c:pt idx="1">
                  <c:v>Baseline (Tuned)</c:v>
                </c:pt>
                <c:pt idx="2">
                  <c:v>Time</c:v>
                </c:pt>
                <c:pt idx="3">
                  <c:v>Connection </c:v>
                </c:pt>
                <c:pt idx="4">
                  <c:v>Combined</c:v>
                </c:pt>
              </c:strCache>
            </c:strRef>
          </c:cat>
          <c:val>
            <c:numRef>
              <c:f>Sheet1!$CE$9:$CE$13</c:f>
              <c:numCache>
                <c:formatCode>General</c:formatCode>
                <c:ptCount val="5"/>
                <c:pt idx="0">
                  <c:v>55645</c:v>
                </c:pt>
                <c:pt idx="1">
                  <c:v>44502</c:v>
                </c:pt>
                <c:pt idx="2">
                  <c:v>57614</c:v>
                </c:pt>
                <c:pt idx="3">
                  <c:v>57640</c:v>
                </c:pt>
                <c:pt idx="4">
                  <c:v>57620</c:v>
                </c:pt>
              </c:numCache>
            </c:numRef>
          </c:val>
          <c:extLst>
            <c:ext xmlns:c16="http://schemas.microsoft.com/office/drawing/2014/chart" uri="{C3380CC4-5D6E-409C-BE32-E72D297353CC}">
              <c16:uniqueId val="{00000000-2F16-4E8B-A95D-9475005E47C8}"/>
            </c:ext>
          </c:extLst>
        </c:ser>
        <c:ser>
          <c:idx val="1"/>
          <c:order val="1"/>
          <c:tx>
            <c:strRef>
              <c:f>Sheet1!$CF$8</c:f>
              <c:strCache>
                <c:ptCount val="1"/>
                <c:pt idx="0">
                  <c:v>False Negative</c:v>
                </c:pt>
              </c:strCache>
            </c:strRef>
          </c:tx>
          <c:spPr>
            <a:solidFill>
              <a:schemeClr val="accent3"/>
            </a:solidFill>
            <a:ln>
              <a:noFill/>
            </a:ln>
            <a:effectLst/>
          </c:spPr>
          <c:invertIfNegative val="0"/>
          <c:cat>
            <c:strRef>
              <c:f>Sheet1!$CD$9:$CD$13</c:f>
              <c:strCache>
                <c:ptCount val="5"/>
                <c:pt idx="0">
                  <c:v>Baseline (Default)</c:v>
                </c:pt>
                <c:pt idx="1">
                  <c:v>Baseline (Tuned)</c:v>
                </c:pt>
                <c:pt idx="2">
                  <c:v>Time</c:v>
                </c:pt>
                <c:pt idx="3">
                  <c:v>Connection </c:v>
                </c:pt>
                <c:pt idx="4">
                  <c:v>Combined</c:v>
                </c:pt>
              </c:strCache>
            </c:strRef>
          </c:cat>
          <c:val>
            <c:numRef>
              <c:f>Sheet1!$CF$9:$CF$13</c:f>
              <c:numCache>
                <c:formatCode>General</c:formatCode>
                <c:ptCount val="5"/>
                <c:pt idx="0">
                  <c:v>2113</c:v>
                </c:pt>
                <c:pt idx="1">
                  <c:v>13256</c:v>
                </c:pt>
                <c:pt idx="2">
                  <c:v>144</c:v>
                </c:pt>
                <c:pt idx="3">
                  <c:v>118</c:v>
                </c:pt>
                <c:pt idx="4">
                  <c:v>138</c:v>
                </c:pt>
              </c:numCache>
            </c:numRef>
          </c:val>
          <c:extLst>
            <c:ext xmlns:c16="http://schemas.microsoft.com/office/drawing/2014/chart" uri="{C3380CC4-5D6E-409C-BE32-E72D297353CC}">
              <c16:uniqueId val="{00000001-2F16-4E8B-A95D-9475005E47C8}"/>
            </c:ext>
          </c:extLst>
        </c:ser>
        <c:ser>
          <c:idx val="2"/>
          <c:order val="2"/>
          <c:tx>
            <c:strRef>
              <c:f>Sheet1!$CG$8</c:f>
              <c:strCache>
                <c:ptCount val="1"/>
                <c:pt idx="0">
                  <c:v>False Positive</c:v>
                </c:pt>
              </c:strCache>
            </c:strRef>
          </c:tx>
          <c:spPr>
            <a:solidFill>
              <a:schemeClr val="accent5"/>
            </a:solidFill>
            <a:ln>
              <a:noFill/>
            </a:ln>
            <a:effectLst/>
          </c:spPr>
          <c:invertIfNegative val="0"/>
          <c:cat>
            <c:strRef>
              <c:f>Sheet1!$CD$9:$CD$13</c:f>
              <c:strCache>
                <c:ptCount val="5"/>
                <c:pt idx="0">
                  <c:v>Baseline (Default)</c:v>
                </c:pt>
                <c:pt idx="1">
                  <c:v>Baseline (Tuned)</c:v>
                </c:pt>
                <c:pt idx="2">
                  <c:v>Time</c:v>
                </c:pt>
                <c:pt idx="3">
                  <c:v>Connection </c:v>
                </c:pt>
                <c:pt idx="4">
                  <c:v>Combined</c:v>
                </c:pt>
              </c:strCache>
            </c:strRef>
          </c:cat>
          <c:val>
            <c:numRef>
              <c:f>Sheet1!$CG$9:$CG$13</c:f>
              <c:numCache>
                <c:formatCode>General</c:formatCode>
                <c:ptCount val="5"/>
                <c:pt idx="0">
                  <c:v>2755</c:v>
                </c:pt>
                <c:pt idx="1">
                  <c:v>1906</c:v>
                </c:pt>
                <c:pt idx="2">
                  <c:v>248</c:v>
                </c:pt>
                <c:pt idx="3">
                  <c:v>216</c:v>
                </c:pt>
                <c:pt idx="4">
                  <c:v>221</c:v>
                </c:pt>
              </c:numCache>
            </c:numRef>
          </c:val>
          <c:extLst>
            <c:ext xmlns:c16="http://schemas.microsoft.com/office/drawing/2014/chart" uri="{C3380CC4-5D6E-409C-BE32-E72D297353CC}">
              <c16:uniqueId val="{00000002-2F16-4E8B-A95D-9475005E47C8}"/>
            </c:ext>
          </c:extLst>
        </c:ser>
        <c:ser>
          <c:idx val="3"/>
          <c:order val="3"/>
          <c:tx>
            <c:strRef>
              <c:f>Sheet1!$CH$8</c:f>
              <c:strCache>
                <c:ptCount val="1"/>
                <c:pt idx="0">
                  <c:v>True Negative</c:v>
                </c:pt>
              </c:strCache>
            </c:strRef>
          </c:tx>
          <c:spPr>
            <a:solidFill>
              <a:schemeClr val="accent1">
                <a:lumMod val="60000"/>
              </a:schemeClr>
            </a:solidFill>
            <a:ln>
              <a:noFill/>
            </a:ln>
            <a:effectLst/>
          </c:spPr>
          <c:invertIfNegative val="0"/>
          <c:cat>
            <c:strRef>
              <c:f>Sheet1!$CD$9:$CD$13</c:f>
              <c:strCache>
                <c:ptCount val="5"/>
                <c:pt idx="0">
                  <c:v>Baseline (Default)</c:v>
                </c:pt>
                <c:pt idx="1">
                  <c:v>Baseline (Tuned)</c:v>
                </c:pt>
                <c:pt idx="2">
                  <c:v>Time</c:v>
                </c:pt>
                <c:pt idx="3">
                  <c:v>Connection </c:v>
                </c:pt>
                <c:pt idx="4">
                  <c:v>Combined</c:v>
                </c:pt>
              </c:strCache>
            </c:strRef>
          </c:cat>
          <c:val>
            <c:numRef>
              <c:f>Sheet1!$CH$9:$CH$13</c:f>
              <c:numCache>
                <c:formatCode>General</c:formatCode>
                <c:ptCount val="5"/>
                <c:pt idx="0">
                  <c:v>4164</c:v>
                </c:pt>
                <c:pt idx="1">
                  <c:v>5013</c:v>
                </c:pt>
                <c:pt idx="2">
                  <c:v>6671</c:v>
                </c:pt>
                <c:pt idx="3">
                  <c:v>6703</c:v>
                </c:pt>
                <c:pt idx="4">
                  <c:v>6698</c:v>
                </c:pt>
              </c:numCache>
            </c:numRef>
          </c:val>
          <c:extLst>
            <c:ext xmlns:c16="http://schemas.microsoft.com/office/drawing/2014/chart" uri="{C3380CC4-5D6E-409C-BE32-E72D297353CC}">
              <c16:uniqueId val="{00000003-2F16-4E8B-A95D-9475005E47C8}"/>
            </c:ext>
          </c:extLst>
        </c:ser>
        <c:dLbls>
          <c:showLegendKey val="0"/>
          <c:showVal val="0"/>
          <c:showCatName val="0"/>
          <c:showSerName val="0"/>
          <c:showPercent val="0"/>
          <c:showBubbleSize val="0"/>
        </c:dLbls>
        <c:gapWidth val="150"/>
        <c:overlap val="100"/>
        <c:axId val="541043551"/>
        <c:axId val="846479055"/>
      </c:barChart>
      <c:catAx>
        <c:axId val="541043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846479055"/>
        <c:crosses val="autoZero"/>
        <c:auto val="1"/>
        <c:lblAlgn val="ctr"/>
        <c:lblOffset val="100"/>
        <c:noMultiLvlLbl val="0"/>
      </c:catAx>
      <c:valAx>
        <c:axId val="846479055"/>
        <c:scaling>
          <c:orientation val="minMax"/>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54104355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CA" sz="1800" b="0" i="0" baseline="0">
                <a:effectLst/>
              </a:rPr>
              <a:t>Gradient Boost- Default vs Tune Parameters </a:t>
            </a:r>
            <a:endParaRPr lang="en-CA">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Sheet1!$CD$16</c:f>
              <c:strCache>
                <c:ptCount val="1"/>
                <c:pt idx="0">
                  <c:v>Baseline (Default)</c:v>
                </c:pt>
              </c:strCache>
            </c:strRef>
          </c:tx>
          <c:spPr>
            <a:solidFill>
              <a:schemeClr val="accent1"/>
            </a:solidFill>
            <a:ln>
              <a:noFill/>
            </a:ln>
            <a:effectLst/>
          </c:spPr>
          <c:invertIfNegative val="0"/>
          <c:cat>
            <c:strRef>
              <c:f>Sheet1!$CE$15:$CJ$15</c:f>
              <c:strCache>
                <c:ptCount val="6"/>
                <c:pt idx="0">
                  <c:v>Accuracy</c:v>
                </c:pt>
                <c:pt idx="1">
                  <c:v>Precision </c:v>
                </c:pt>
                <c:pt idx="2">
                  <c:v>Precision VPN</c:v>
                </c:pt>
                <c:pt idx="3">
                  <c:v>Recall</c:v>
                </c:pt>
                <c:pt idx="4">
                  <c:v>Recall VPN</c:v>
                </c:pt>
                <c:pt idx="5">
                  <c:v>AUC</c:v>
                </c:pt>
              </c:strCache>
            </c:strRef>
          </c:cat>
          <c:val>
            <c:numRef>
              <c:f>Sheet1!$CE$16:$CJ$16</c:f>
              <c:numCache>
                <c:formatCode>0.000%</c:formatCode>
                <c:ptCount val="6"/>
                <c:pt idx="0">
                  <c:v>0.92473367657745398</c:v>
                </c:pt>
                <c:pt idx="1">
                  <c:v>0.95282534246575301</c:v>
                </c:pt>
                <c:pt idx="2">
                  <c:v>0.66337422335510599</c:v>
                </c:pt>
                <c:pt idx="3">
                  <c:v>0.96341632327989202</c:v>
                </c:pt>
                <c:pt idx="4">
                  <c:v>0.60182107240930705</c:v>
                </c:pt>
                <c:pt idx="5">
                  <c:v>0.94774317665875296</c:v>
                </c:pt>
              </c:numCache>
            </c:numRef>
          </c:val>
          <c:extLst>
            <c:ext xmlns:c16="http://schemas.microsoft.com/office/drawing/2014/chart" uri="{C3380CC4-5D6E-409C-BE32-E72D297353CC}">
              <c16:uniqueId val="{00000000-77B1-4BFB-9756-3AA3F6E2F215}"/>
            </c:ext>
          </c:extLst>
        </c:ser>
        <c:ser>
          <c:idx val="1"/>
          <c:order val="1"/>
          <c:tx>
            <c:strRef>
              <c:f>Sheet1!$CD$17</c:f>
              <c:strCache>
                <c:ptCount val="1"/>
                <c:pt idx="0">
                  <c:v>Baseline (Tuned)</c:v>
                </c:pt>
              </c:strCache>
            </c:strRef>
          </c:tx>
          <c:spPr>
            <a:solidFill>
              <a:schemeClr val="accent3"/>
            </a:solidFill>
            <a:ln>
              <a:noFill/>
            </a:ln>
            <a:effectLst/>
          </c:spPr>
          <c:invertIfNegative val="0"/>
          <c:cat>
            <c:strRef>
              <c:f>Sheet1!$CE$15:$CJ$15</c:f>
              <c:strCache>
                <c:ptCount val="6"/>
                <c:pt idx="0">
                  <c:v>Accuracy</c:v>
                </c:pt>
                <c:pt idx="1">
                  <c:v>Precision </c:v>
                </c:pt>
                <c:pt idx="2">
                  <c:v>Precision VPN</c:v>
                </c:pt>
                <c:pt idx="3">
                  <c:v>Recall</c:v>
                </c:pt>
                <c:pt idx="4">
                  <c:v>Recall VPN</c:v>
                </c:pt>
                <c:pt idx="5">
                  <c:v>AUC</c:v>
                </c:pt>
              </c:strCache>
            </c:strRef>
          </c:cat>
          <c:val>
            <c:numRef>
              <c:f>Sheet1!$CE$17:$CJ$17</c:f>
              <c:numCache>
                <c:formatCode>0.000%</c:formatCode>
                <c:ptCount val="6"/>
                <c:pt idx="0">
                  <c:v>0.76557354237209496</c:v>
                </c:pt>
                <c:pt idx="1">
                  <c:v>0.95892949491466895</c:v>
                </c:pt>
                <c:pt idx="2">
                  <c:v>0.27439925556954398</c:v>
                </c:pt>
                <c:pt idx="3">
                  <c:v>0.77049066795941601</c:v>
                </c:pt>
                <c:pt idx="4">
                  <c:v>0.72452666570313595</c:v>
                </c:pt>
                <c:pt idx="5">
                  <c:v>0.73657186472319702</c:v>
                </c:pt>
              </c:numCache>
            </c:numRef>
          </c:val>
          <c:extLst>
            <c:ext xmlns:c16="http://schemas.microsoft.com/office/drawing/2014/chart" uri="{C3380CC4-5D6E-409C-BE32-E72D297353CC}">
              <c16:uniqueId val="{00000001-77B1-4BFB-9756-3AA3F6E2F215}"/>
            </c:ext>
          </c:extLst>
        </c:ser>
        <c:ser>
          <c:idx val="2"/>
          <c:order val="2"/>
          <c:tx>
            <c:strRef>
              <c:f>Sheet1!$CD$18</c:f>
              <c:strCache>
                <c:ptCount val="1"/>
                <c:pt idx="0">
                  <c:v>Connection (Default)</c:v>
                </c:pt>
              </c:strCache>
            </c:strRef>
          </c:tx>
          <c:spPr>
            <a:solidFill>
              <a:schemeClr val="accent5"/>
            </a:solidFill>
            <a:ln>
              <a:noFill/>
            </a:ln>
            <a:effectLst/>
          </c:spPr>
          <c:invertIfNegative val="0"/>
          <c:cat>
            <c:strRef>
              <c:f>Sheet1!$CE$15:$CJ$15</c:f>
              <c:strCache>
                <c:ptCount val="6"/>
                <c:pt idx="0">
                  <c:v>Accuracy</c:v>
                </c:pt>
                <c:pt idx="1">
                  <c:v>Precision </c:v>
                </c:pt>
                <c:pt idx="2">
                  <c:v>Precision VPN</c:v>
                </c:pt>
                <c:pt idx="3">
                  <c:v>Recall</c:v>
                </c:pt>
                <c:pt idx="4">
                  <c:v>Recall VPN</c:v>
                </c:pt>
                <c:pt idx="5">
                  <c:v>AUC</c:v>
                </c:pt>
              </c:strCache>
            </c:strRef>
          </c:cat>
          <c:val>
            <c:numRef>
              <c:f>Sheet1!$CE$18:$CJ$18</c:f>
              <c:numCache>
                <c:formatCode>0.000%</c:formatCode>
                <c:ptCount val="6"/>
                <c:pt idx="0">
                  <c:v>0.96726811695038395</c:v>
                </c:pt>
                <c:pt idx="1">
                  <c:v>0.97018709121330404</c:v>
                </c:pt>
                <c:pt idx="2">
                  <c:v>0.93591140159767605</c:v>
                </c:pt>
                <c:pt idx="3">
                  <c:v>0.99388829253090405</c:v>
                </c:pt>
                <c:pt idx="4">
                  <c:v>0.74504986269692097</c:v>
                </c:pt>
                <c:pt idx="5">
                  <c:v>0.98939002091251904</c:v>
                </c:pt>
              </c:numCache>
            </c:numRef>
          </c:val>
          <c:extLst>
            <c:ext xmlns:c16="http://schemas.microsoft.com/office/drawing/2014/chart" uri="{C3380CC4-5D6E-409C-BE32-E72D297353CC}">
              <c16:uniqueId val="{00000002-77B1-4BFB-9756-3AA3F6E2F215}"/>
            </c:ext>
          </c:extLst>
        </c:ser>
        <c:ser>
          <c:idx val="3"/>
          <c:order val="3"/>
          <c:tx>
            <c:strRef>
              <c:f>Sheet1!$CD$19</c:f>
              <c:strCache>
                <c:ptCount val="1"/>
                <c:pt idx="0">
                  <c:v>Connection (Tuned)</c:v>
                </c:pt>
              </c:strCache>
            </c:strRef>
          </c:tx>
          <c:spPr>
            <a:solidFill>
              <a:schemeClr val="accent1">
                <a:lumMod val="60000"/>
              </a:schemeClr>
            </a:solidFill>
            <a:ln>
              <a:noFill/>
            </a:ln>
            <a:effectLst/>
          </c:spPr>
          <c:invertIfNegative val="0"/>
          <c:cat>
            <c:strRef>
              <c:f>Sheet1!$CE$15:$CJ$15</c:f>
              <c:strCache>
                <c:ptCount val="6"/>
                <c:pt idx="0">
                  <c:v>Accuracy</c:v>
                </c:pt>
                <c:pt idx="1">
                  <c:v>Precision </c:v>
                </c:pt>
                <c:pt idx="2">
                  <c:v>Precision VPN</c:v>
                </c:pt>
                <c:pt idx="3">
                  <c:v>Recall</c:v>
                </c:pt>
                <c:pt idx="4">
                  <c:v>Recall VPN</c:v>
                </c:pt>
                <c:pt idx="5">
                  <c:v>AUC</c:v>
                </c:pt>
              </c:strCache>
            </c:strRef>
          </c:cat>
          <c:val>
            <c:numRef>
              <c:f>Sheet1!$CE$19:$CJ$19</c:f>
              <c:numCache>
                <c:formatCode>0.000%</c:formatCode>
                <c:ptCount val="6"/>
                <c:pt idx="0">
                  <c:v>0.99483587674134499</c:v>
                </c:pt>
                <c:pt idx="1">
                  <c:v>0.99626659292035402</c:v>
                </c:pt>
                <c:pt idx="2">
                  <c:v>0.98270048380002895</c:v>
                </c:pt>
                <c:pt idx="3">
                  <c:v>0.99795699297066998</c:v>
                </c:pt>
                <c:pt idx="4">
                  <c:v>0.96878161584043898</c:v>
                </c:pt>
                <c:pt idx="5">
                  <c:v>0.99903262688046202</c:v>
                </c:pt>
              </c:numCache>
            </c:numRef>
          </c:val>
          <c:extLst>
            <c:ext xmlns:c16="http://schemas.microsoft.com/office/drawing/2014/chart" uri="{C3380CC4-5D6E-409C-BE32-E72D297353CC}">
              <c16:uniqueId val="{00000003-77B1-4BFB-9756-3AA3F6E2F215}"/>
            </c:ext>
          </c:extLst>
        </c:ser>
        <c:dLbls>
          <c:showLegendKey val="0"/>
          <c:showVal val="0"/>
          <c:showCatName val="0"/>
          <c:showSerName val="0"/>
          <c:showPercent val="0"/>
          <c:showBubbleSize val="0"/>
        </c:dLbls>
        <c:gapWidth val="219"/>
        <c:overlap val="-27"/>
        <c:axId val="1266470271"/>
        <c:axId val="1076401935"/>
      </c:barChart>
      <c:catAx>
        <c:axId val="1266470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076401935"/>
        <c:crosses val="autoZero"/>
        <c:auto val="1"/>
        <c:lblAlgn val="ctr"/>
        <c:lblOffset val="100"/>
        <c:noMultiLvlLbl val="0"/>
      </c:catAx>
      <c:valAx>
        <c:axId val="1076401935"/>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26647027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CA" sz="1400" b="0" i="0" baseline="0">
                <a:effectLst/>
              </a:rPr>
              <a:t>Best Random Forest Feature Subset vs Best Gradient Boost Feature Subset</a:t>
            </a:r>
            <a:endParaRPr lang="en-CA"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Sheet1!$CD$39</c:f>
              <c:strCache>
                <c:ptCount val="1"/>
                <c:pt idx="0">
                  <c:v>Random Forest</c:v>
                </c:pt>
              </c:strCache>
            </c:strRef>
          </c:tx>
          <c:spPr>
            <a:solidFill>
              <a:schemeClr val="accent1"/>
            </a:solidFill>
            <a:ln>
              <a:noFill/>
            </a:ln>
            <a:effectLst/>
          </c:spPr>
          <c:invertIfNegative val="0"/>
          <c:cat>
            <c:strRef>
              <c:f>Sheet1!$CE$38:$CJ$38</c:f>
              <c:strCache>
                <c:ptCount val="6"/>
                <c:pt idx="0">
                  <c:v>Accuracy</c:v>
                </c:pt>
                <c:pt idx="1">
                  <c:v>Precision </c:v>
                </c:pt>
                <c:pt idx="2">
                  <c:v>Precision VPN</c:v>
                </c:pt>
                <c:pt idx="3">
                  <c:v>Recall</c:v>
                </c:pt>
                <c:pt idx="4">
                  <c:v>Recall VPN</c:v>
                </c:pt>
                <c:pt idx="5">
                  <c:v>AUC</c:v>
                </c:pt>
              </c:strCache>
            </c:strRef>
          </c:cat>
          <c:val>
            <c:numRef>
              <c:f>Sheet1!$CE$39:$CJ$39</c:f>
              <c:numCache>
                <c:formatCode>0.000%</c:formatCode>
                <c:ptCount val="6"/>
                <c:pt idx="0">
                  <c:v>0.99330519350000701</c:v>
                </c:pt>
                <c:pt idx="1">
                  <c:v>0.995385333310288</c:v>
                </c:pt>
                <c:pt idx="2">
                  <c:v>0.97565268407157502</c:v>
                </c:pt>
                <c:pt idx="3">
                  <c:v>0.99712593926382498</c:v>
                </c:pt>
                <c:pt idx="4">
                  <c:v>0.96141060846943205</c:v>
                </c:pt>
                <c:pt idx="5">
                  <c:v>0.99922703412263203</c:v>
                </c:pt>
              </c:numCache>
            </c:numRef>
          </c:val>
          <c:extLst>
            <c:ext xmlns:c16="http://schemas.microsoft.com/office/drawing/2014/chart" uri="{C3380CC4-5D6E-409C-BE32-E72D297353CC}">
              <c16:uniqueId val="{00000000-2B35-4E87-A3A7-E25C3C984E77}"/>
            </c:ext>
          </c:extLst>
        </c:ser>
        <c:ser>
          <c:idx val="1"/>
          <c:order val="1"/>
          <c:tx>
            <c:strRef>
              <c:f>Sheet1!$CD$40</c:f>
              <c:strCache>
                <c:ptCount val="1"/>
                <c:pt idx="0">
                  <c:v>Gradient Boost</c:v>
                </c:pt>
              </c:strCache>
            </c:strRef>
          </c:tx>
          <c:spPr>
            <a:solidFill>
              <a:schemeClr val="accent3"/>
            </a:solidFill>
            <a:ln>
              <a:noFill/>
            </a:ln>
            <a:effectLst/>
          </c:spPr>
          <c:invertIfNegative val="0"/>
          <c:cat>
            <c:strRef>
              <c:f>Sheet1!$CE$38:$CJ$38</c:f>
              <c:strCache>
                <c:ptCount val="6"/>
                <c:pt idx="0">
                  <c:v>Accuracy</c:v>
                </c:pt>
                <c:pt idx="1">
                  <c:v>Precision </c:v>
                </c:pt>
                <c:pt idx="2">
                  <c:v>Precision VPN</c:v>
                </c:pt>
                <c:pt idx="3">
                  <c:v>Recall</c:v>
                </c:pt>
                <c:pt idx="4">
                  <c:v>Recall VPN</c:v>
                </c:pt>
                <c:pt idx="5">
                  <c:v>AUC</c:v>
                </c:pt>
              </c:strCache>
            </c:strRef>
          </c:cat>
          <c:val>
            <c:numRef>
              <c:f>Sheet1!$CE$40:$CJ$40</c:f>
              <c:numCache>
                <c:formatCode>0.000%</c:formatCode>
                <c:ptCount val="6"/>
                <c:pt idx="0">
                  <c:v>0.99483587674134499</c:v>
                </c:pt>
                <c:pt idx="1">
                  <c:v>0.99626659292035402</c:v>
                </c:pt>
                <c:pt idx="2">
                  <c:v>0.98270048380002895</c:v>
                </c:pt>
                <c:pt idx="3">
                  <c:v>0.99795699297066998</c:v>
                </c:pt>
                <c:pt idx="4">
                  <c:v>0.96878161584043898</c:v>
                </c:pt>
                <c:pt idx="5">
                  <c:v>0.99903262688046202</c:v>
                </c:pt>
              </c:numCache>
            </c:numRef>
          </c:val>
          <c:extLst>
            <c:ext xmlns:c16="http://schemas.microsoft.com/office/drawing/2014/chart" uri="{C3380CC4-5D6E-409C-BE32-E72D297353CC}">
              <c16:uniqueId val="{00000001-2B35-4E87-A3A7-E25C3C984E77}"/>
            </c:ext>
          </c:extLst>
        </c:ser>
        <c:dLbls>
          <c:showLegendKey val="0"/>
          <c:showVal val="0"/>
          <c:showCatName val="0"/>
          <c:showSerName val="0"/>
          <c:showPercent val="0"/>
          <c:showBubbleSize val="0"/>
        </c:dLbls>
        <c:gapWidth val="219"/>
        <c:overlap val="-27"/>
        <c:axId val="1212520831"/>
        <c:axId val="998620831"/>
      </c:barChart>
      <c:catAx>
        <c:axId val="1212520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998620831"/>
        <c:crosses val="autoZero"/>
        <c:auto val="1"/>
        <c:lblAlgn val="ctr"/>
        <c:lblOffset val="100"/>
        <c:noMultiLvlLbl val="0"/>
      </c:catAx>
      <c:valAx>
        <c:axId val="99862083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21252083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CA" sz="1400" b="0" i="0" u="none" strike="noStrike" baseline="0">
                <a:effectLst/>
              </a:rPr>
              <a:t>Gradient Boost vs Random Forest – Tuned Parameters – Optimal RW Size</a:t>
            </a:r>
            <a:endParaRPr lang="en-CA" i="0"/>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Sheet1!$A$165</c:f>
              <c:strCache>
                <c:ptCount val="1"/>
                <c:pt idx="0">
                  <c:v>Random Forest</c:v>
                </c:pt>
              </c:strCache>
            </c:strRef>
          </c:tx>
          <c:spPr>
            <a:solidFill>
              <a:schemeClr val="accent1"/>
            </a:solidFill>
            <a:ln>
              <a:noFill/>
            </a:ln>
            <a:effectLst/>
          </c:spPr>
          <c:invertIfNegative val="0"/>
          <c:cat>
            <c:strRef>
              <c:f>Sheet1!$B$164:$G$164</c:f>
              <c:strCache>
                <c:ptCount val="6"/>
                <c:pt idx="0">
                  <c:v>Accuracy</c:v>
                </c:pt>
                <c:pt idx="1">
                  <c:v>Precision </c:v>
                </c:pt>
                <c:pt idx="2">
                  <c:v>Precision VPN</c:v>
                </c:pt>
                <c:pt idx="3">
                  <c:v>Recall</c:v>
                </c:pt>
                <c:pt idx="4">
                  <c:v>Recall VPN</c:v>
                </c:pt>
                <c:pt idx="5">
                  <c:v>AUC</c:v>
                </c:pt>
              </c:strCache>
            </c:strRef>
          </c:cat>
          <c:val>
            <c:numRef>
              <c:f>Sheet1!$B$165:$G$165</c:f>
              <c:numCache>
                <c:formatCode>0.000%</c:formatCode>
                <c:ptCount val="6"/>
                <c:pt idx="0">
                  <c:v>0.99336703900000001</c:v>
                </c:pt>
                <c:pt idx="1">
                  <c:v>0.99530005399999999</c:v>
                </c:pt>
                <c:pt idx="2">
                  <c:v>0.97692533800000003</c:v>
                </c:pt>
                <c:pt idx="3">
                  <c:v>0.99728176199999996</c:v>
                </c:pt>
                <c:pt idx="4">
                  <c:v>0.96068796099999998</c:v>
                </c:pt>
                <c:pt idx="5">
                  <c:v>0.99952615300000003</c:v>
                </c:pt>
              </c:numCache>
            </c:numRef>
          </c:val>
          <c:extLst>
            <c:ext xmlns:c16="http://schemas.microsoft.com/office/drawing/2014/chart" uri="{C3380CC4-5D6E-409C-BE32-E72D297353CC}">
              <c16:uniqueId val="{00000000-E8B8-4A46-A458-D028FF62ABEC}"/>
            </c:ext>
          </c:extLst>
        </c:ser>
        <c:ser>
          <c:idx val="1"/>
          <c:order val="1"/>
          <c:tx>
            <c:strRef>
              <c:f>Sheet1!$A$166</c:f>
              <c:strCache>
                <c:ptCount val="1"/>
                <c:pt idx="0">
                  <c:v>Gradient Boost</c:v>
                </c:pt>
              </c:strCache>
            </c:strRef>
          </c:tx>
          <c:spPr>
            <a:solidFill>
              <a:schemeClr val="accent3"/>
            </a:solidFill>
            <a:ln>
              <a:noFill/>
            </a:ln>
            <a:effectLst/>
          </c:spPr>
          <c:invertIfNegative val="0"/>
          <c:cat>
            <c:strRef>
              <c:f>Sheet1!$B$164:$G$164</c:f>
              <c:strCache>
                <c:ptCount val="6"/>
                <c:pt idx="0">
                  <c:v>Accuracy</c:v>
                </c:pt>
                <c:pt idx="1">
                  <c:v>Precision </c:v>
                </c:pt>
                <c:pt idx="2">
                  <c:v>Precision VPN</c:v>
                </c:pt>
                <c:pt idx="3">
                  <c:v>Recall</c:v>
                </c:pt>
                <c:pt idx="4">
                  <c:v>Recall VPN</c:v>
                </c:pt>
                <c:pt idx="5">
                  <c:v>AUC</c:v>
                </c:pt>
              </c:strCache>
            </c:strRef>
          </c:cat>
          <c:val>
            <c:numRef>
              <c:f>Sheet1!$B$166:$G$166</c:f>
              <c:numCache>
                <c:formatCode>0.000%</c:formatCode>
                <c:ptCount val="6"/>
                <c:pt idx="0">
                  <c:v>0.99500595265704905</c:v>
                </c:pt>
                <c:pt idx="1">
                  <c:v>0.99640455653316196</c:v>
                </c:pt>
                <c:pt idx="2">
                  <c:v>0.98315265162613497</c:v>
                </c:pt>
                <c:pt idx="3">
                  <c:v>0.99800893382734801</c:v>
                </c:pt>
                <c:pt idx="4">
                  <c:v>0.96993785229079299</c:v>
                </c:pt>
                <c:pt idx="5">
                  <c:v>0.99918491741218596</c:v>
                </c:pt>
              </c:numCache>
            </c:numRef>
          </c:val>
          <c:extLst>
            <c:ext xmlns:c16="http://schemas.microsoft.com/office/drawing/2014/chart" uri="{C3380CC4-5D6E-409C-BE32-E72D297353CC}">
              <c16:uniqueId val="{00000001-E8B8-4A46-A458-D028FF62ABEC}"/>
            </c:ext>
          </c:extLst>
        </c:ser>
        <c:dLbls>
          <c:showLegendKey val="0"/>
          <c:showVal val="0"/>
          <c:showCatName val="0"/>
          <c:showSerName val="0"/>
          <c:showPercent val="0"/>
          <c:showBubbleSize val="0"/>
        </c:dLbls>
        <c:gapWidth val="219"/>
        <c:overlap val="-27"/>
        <c:axId val="1212508831"/>
        <c:axId val="851154639"/>
      </c:barChart>
      <c:catAx>
        <c:axId val="1212508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851154639"/>
        <c:crosses val="autoZero"/>
        <c:auto val="1"/>
        <c:lblAlgn val="ctr"/>
        <c:lblOffset val="100"/>
        <c:noMultiLvlLbl val="0"/>
      </c:catAx>
      <c:valAx>
        <c:axId val="851154639"/>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21250883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CA"/>
              <a:t>Random Forest</a:t>
            </a:r>
            <a:r>
              <a:rPr lang="en-CA" baseline="0"/>
              <a:t> - Default Parameters</a:t>
            </a:r>
            <a:r>
              <a:rPr lang="en-CA"/>
              <a:t> - Main Feature</a:t>
            </a:r>
            <a:r>
              <a:rPr lang="en-CA" baseline="0"/>
              <a:t> Subsets</a:t>
            </a:r>
            <a:br>
              <a:rPr lang="en-CA"/>
            </a:b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Sheet1!$AA$24</c:f>
              <c:strCache>
                <c:ptCount val="1"/>
                <c:pt idx="0">
                  <c:v>Baseline</c:v>
                </c:pt>
              </c:strCache>
            </c:strRef>
          </c:tx>
          <c:spPr>
            <a:solidFill>
              <a:schemeClr val="accent1"/>
            </a:solidFill>
            <a:ln cmpd="thickThin">
              <a:solidFill>
                <a:schemeClr val="bg1"/>
              </a:solidFill>
              <a:prstDash val="sysDot"/>
            </a:ln>
            <a:effectLst/>
          </c:spPr>
          <c:invertIfNegative val="0"/>
          <c:cat>
            <c:strRef>
              <c:f>Sheet1!$AB$23:$AG$23</c:f>
              <c:strCache>
                <c:ptCount val="6"/>
                <c:pt idx="0">
                  <c:v>Accuracy</c:v>
                </c:pt>
                <c:pt idx="1">
                  <c:v>Precision </c:v>
                </c:pt>
                <c:pt idx="2">
                  <c:v>Precision VPN</c:v>
                </c:pt>
                <c:pt idx="3">
                  <c:v>Reccall</c:v>
                </c:pt>
                <c:pt idx="4">
                  <c:v>Recall VPN</c:v>
                </c:pt>
                <c:pt idx="5">
                  <c:v>AUC</c:v>
                </c:pt>
              </c:strCache>
            </c:strRef>
          </c:cat>
          <c:val>
            <c:numRef>
              <c:f>Sheet1!$AB$24:$AG$24</c:f>
              <c:numCache>
                <c:formatCode>0.000%</c:formatCode>
                <c:ptCount val="6"/>
                <c:pt idx="0">
                  <c:v>0.94698269864093798</c:v>
                </c:pt>
                <c:pt idx="1">
                  <c:v>0.96752319157358402</c:v>
                </c:pt>
                <c:pt idx="2">
                  <c:v>0.76543961058716103</c:v>
                </c:pt>
                <c:pt idx="3">
                  <c:v>0.97330239966757803</c:v>
                </c:pt>
                <c:pt idx="4">
                  <c:v>0.72727272727272696</c:v>
                </c:pt>
                <c:pt idx="5">
                  <c:v>0.95757497626502697</c:v>
                </c:pt>
              </c:numCache>
            </c:numRef>
          </c:val>
          <c:extLst>
            <c:ext xmlns:c16="http://schemas.microsoft.com/office/drawing/2014/chart" uri="{C3380CC4-5D6E-409C-BE32-E72D297353CC}">
              <c16:uniqueId val="{00000000-D6B0-46A7-8CFC-023C182A571F}"/>
            </c:ext>
          </c:extLst>
        </c:ser>
        <c:ser>
          <c:idx val="1"/>
          <c:order val="1"/>
          <c:tx>
            <c:strRef>
              <c:f>Sheet1!$AA$25</c:f>
              <c:strCache>
                <c:ptCount val="1"/>
                <c:pt idx="0">
                  <c:v>Time</c:v>
                </c:pt>
              </c:strCache>
            </c:strRef>
          </c:tx>
          <c:spPr>
            <a:solidFill>
              <a:schemeClr val="accent3"/>
            </a:solidFill>
            <a:ln>
              <a:noFill/>
            </a:ln>
            <a:effectLst/>
          </c:spPr>
          <c:invertIfNegative val="0"/>
          <c:cat>
            <c:strRef>
              <c:f>Sheet1!$AB$23:$AG$23</c:f>
              <c:strCache>
                <c:ptCount val="6"/>
                <c:pt idx="0">
                  <c:v>Accuracy</c:v>
                </c:pt>
                <c:pt idx="1">
                  <c:v>Precision </c:v>
                </c:pt>
                <c:pt idx="2">
                  <c:v>Precision VPN</c:v>
                </c:pt>
                <c:pt idx="3">
                  <c:v>Reccall</c:v>
                </c:pt>
                <c:pt idx="4">
                  <c:v>Recall VPN</c:v>
                </c:pt>
                <c:pt idx="5">
                  <c:v>AUC</c:v>
                </c:pt>
              </c:strCache>
            </c:strRef>
          </c:cat>
          <c:val>
            <c:numRef>
              <c:f>Sheet1!$AB$25:$AG$25</c:f>
              <c:numCache>
                <c:formatCode>0.000%</c:formatCode>
                <c:ptCount val="6"/>
                <c:pt idx="0">
                  <c:v>0.99144981987414305</c:v>
                </c:pt>
                <c:pt idx="1">
                  <c:v>0.99392149752197401</c:v>
                </c:pt>
                <c:pt idx="2">
                  <c:v>0.97030141843971596</c:v>
                </c:pt>
                <c:pt idx="3">
                  <c:v>0.99651996260258302</c:v>
                </c:pt>
                <c:pt idx="4">
                  <c:v>0.94912559618441905</c:v>
                </c:pt>
                <c:pt idx="5">
                  <c:v>0.99851877473668504</c:v>
                </c:pt>
              </c:numCache>
            </c:numRef>
          </c:val>
          <c:extLst>
            <c:ext xmlns:c16="http://schemas.microsoft.com/office/drawing/2014/chart" uri="{C3380CC4-5D6E-409C-BE32-E72D297353CC}">
              <c16:uniqueId val="{00000001-D6B0-46A7-8CFC-023C182A571F}"/>
            </c:ext>
          </c:extLst>
        </c:ser>
        <c:ser>
          <c:idx val="2"/>
          <c:order val="2"/>
          <c:tx>
            <c:strRef>
              <c:f>Sheet1!$AA$26</c:f>
              <c:strCache>
                <c:ptCount val="1"/>
                <c:pt idx="0">
                  <c:v>Connection</c:v>
                </c:pt>
              </c:strCache>
            </c:strRef>
          </c:tx>
          <c:spPr>
            <a:solidFill>
              <a:schemeClr val="accent5"/>
            </a:solidFill>
            <a:ln>
              <a:noFill/>
            </a:ln>
            <a:effectLst/>
          </c:spPr>
          <c:invertIfNegative val="0"/>
          <c:cat>
            <c:strRef>
              <c:f>Sheet1!$AB$23:$AG$23</c:f>
              <c:strCache>
                <c:ptCount val="6"/>
                <c:pt idx="0">
                  <c:v>Accuracy</c:v>
                </c:pt>
                <c:pt idx="1">
                  <c:v>Precision </c:v>
                </c:pt>
                <c:pt idx="2">
                  <c:v>Precision VPN</c:v>
                </c:pt>
                <c:pt idx="3">
                  <c:v>Reccall</c:v>
                </c:pt>
                <c:pt idx="4">
                  <c:v>Recall VPN</c:v>
                </c:pt>
                <c:pt idx="5">
                  <c:v>AUC</c:v>
                </c:pt>
              </c:strCache>
            </c:strRef>
          </c:cat>
          <c:val>
            <c:numRef>
              <c:f>Sheet1!$AB$26:$AG$26</c:f>
              <c:numCache>
                <c:formatCode>0.000%</c:formatCode>
                <c:ptCount val="6"/>
                <c:pt idx="0">
                  <c:v>0.99277950430601203</c:v>
                </c:pt>
                <c:pt idx="1">
                  <c:v>0.99451033196954697</c:v>
                </c:pt>
                <c:pt idx="2">
                  <c:v>0.97792592592592598</c:v>
                </c:pt>
                <c:pt idx="3">
                  <c:v>0.99742027078499895</c:v>
                </c:pt>
                <c:pt idx="4">
                  <c:v>0.95403960109842401</c:v>
                </c:pt>
                <c:pt idx="5">
                  <c:v>0.99909284544364296</c:v>
                </c:pt>
              </c:numCache>
            </c:numRef>
          </c:val>
          <c:extLst>
            <c:ext xmlns:c16="http://schemas.microsoft.com/office/drawing/2014/chart" uri="{C3380CC4-5D6E-409C-BE32-E72D297353CC}">
              <c16:uniqueId val="{00000002-D6B0-46A7-8CFC-023C182A571F}"/>
            </c:ext>
          </c:extLst>
        </c:ser>
        <c:ser>
          <c:idx val="3"/>
          <c:order val="3"/>
          <c:tx>
            <c:strRef>
              <c:f>Sheet1!$AA$27</c:f>
              <c:strCache>
                <c:ptCount val="1"/>
                <c:pt idx="0">
                  <c:v>Combined</c:v>
                </c:pt>
              </c:strCache>
            </c:strRef>
          </c:tx>
          <c:spPr>
            <a:solidFill>
              <a:schemeClr val="accent1">
                <a:lumMod val="60000"/>
              </a:schemeClr>
            </a:solidFill>
            <a:ln>
              <a:noFill/>
            </a:ln>
            <a:effectLst/>
          </c:spPr>
          <c:invertIfNegative val="0"/>
          <c:cat>
            <c:strRef>
              <c:f>Sheet1!$AB$23:$AG$23</c:f>
              <c:strCache>
                <c:ptCount val="6"/>
                <c:pt idx="0">
                  <c:v>Accuracy</c:v>
                </c:pt>
                <c:pt idx="1">
                  <c:v>Precision </c:v>
                </c:pt>
                <c:pt idx="2">
                  <c:v>Precision VPN</c:v>
                </c:pt>
                <c:pt idx="3">
                  <c:v>Reccall</c:v>
                </c:pt>
                <c:pt idx="4">
                  <c:v>Recall VPN</c:v>
                </c:pt>
                <c:pt idx="5">
                  <c:v>AUC</c:v>
                </c:pt>
              </c:strCache>
            </c:strRef>
          </c:cat>
          <c:val>
            <c:numRef>
              <c:f>Sheet1!$AB$27:$AG$27</c:f>
              <c:numCache>
                <c:formatCode>0.000%</c:formatCode>
                <c:ptCount val="6"/>
                <c:pt idx="0">
                  <c:v>0.99242389102772199</c:v>
                </c:pt>
                <c:pt idx="1">
                  <c:v>0.99433740763759404</c:v>
                </c:pt>
                <c:pt idx="2">
                  <c:v>0.97601066192803199</c:v>
                </c:pt>
                <c:pt idx="3">
                  <c:v>0.99719519373939502</c:v>
                </c:pt>
                <c:pt idx="4">
                  <c:v>0.95259430553548197</c:v>
                </c:pt>
                <c:pt idx="5">
                  <c:v>0.99880259897563295</c:v>
                </c:pt>
              </c:numCache>
            </c:numRef>
          </c:val>
          <c:extLst>
            <c:ext xmlns:c16="http://schemas.microsoft.com/office/drawing/2014/chart" uri="{C3380CC4-5D6E-409C-BE32-E72D297353CC}">
              <c16:uniqueId val="{00000003-D6B0-46A7-8CFC-023C182A571F}"/>
            </c:ext>
          </c:extLst>
        </c:ser>
        <c:dLbls>
          <c:showLegendKey val="0"/>
          <c:showVal val="0"/>
          <c:showCatName val="0"/>
          <c:showSerName val="0"/>
          <c:showPercent val="0"/>
          <c:showBubbleSize val="0"/>
        </c:dLbls>
        <c:gapWidth val="219"/>
        <c:overlap val="-27"/>
        <c:axId val="1448528015"/>
        <c:axId val="1419290015"/>
      </c:barChart>
      <c:catAx>
        <c:axId val="1448528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419290015"/>
        <c:crosses val="autoZero"/>
        <c:auto val="1"/>
        <c:lblAlgn val="ctr"/>
        <c:lblOffset val="100"/>
        <c:noMultiLvlLbl val="0"/>
      </c:catAx>
      <c:valAx>
        <c:axId val="1419290015"/>
        <c:scaling>
          <c:orientation val="minMax"/>
          <c:max val="1.05"/>
          <c:min val="0"/>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44852801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CA"/>
              <a:t>Vertical Confusion Matrix - Random Forest - Default Parameters - Main Featuret Subsets</a:t>
            </a:r>
          </a:p>
        </c:rich>
      </c:tx>
      <c:layout>
        <c:manualLayout>
          <c:xMode val="edge"/>
          <c:yMode val="edge"/>
          <c:x val="0.17411420809065786"/>
          <c:y val="1.675289350172409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percentStacked"/>
        <c:varyColors val="0"/>
        <c:ser>
          <c:idx val="0"/>
          <c:order val="0"/>
          <c:tx>
            <c:strRef>
              <c:f>Sheet1!$AB$14</c:f>
              <c:strCache>
                <c:ptCount val="1"/>
                <c:pt idx="0">
                  <c:v>True Positive</c:v>
                </c:pt>
              </c:strCache>
            </c:strRef>
          </c:tx>
          <c:spPr>
            <a:solidFill>
              <a:schemeClr val="accent1"/>
            </a:solidFill>
            <a:ln>
              <a:noFill/>
            </a:ln>
            <a:effectLst/>
          </c:spPr>
          <c:invertIfNegative val="0"/>
          <c:cat>
            <c:strRef>
              <c:f>Sheet1!$AA$15:$AA$18</c:f>
              <c:strCache>
                <c:ptCount val="4"/>
                <c:pt idx="0">
                  <c:v>Baseline</c:v>
                </c:pt>
                <c:pt idx="1">
                  <c:v>Time</c:v>
                </c:pt>
                <c:pt idx="2">
                  <c:v>Connection</c:v>
                </c:pt>
                <c:pt idx="3">
                  <c:v>Combined</c:v>
                </c:pt>
              </c:strCache>
            </c:strRef>
          </c:cat>
          <c:val>
            <c:numRef>
              <c:f>Sheet1!$AB$15:$AB$18</c:f>
              <c:numCache>
                <c:formatCode>General</c:formatCode>
                <c:ptCount val="4"/>
                <c:pt idx="0">
                  <c:v>56216</c:v>
                </c:pt>
                <c:pt idx="1">
                  <c:v>57557</c:v>
                </c:pt>
                <c:pt idx="2">
                  <c:v>57609</c:v>
                </c:pt>
                <c:pt idx="3">
                  <c:v>57596</c:v>
                </c:pt>
              </c:numCache>
            </c:numRef>
          </c:val>
          <c:extLst>
            <c:ext xmlns:c16="http://schemas.microsoft.com/office/drawing/2014/chart" uri="{C3380CC4-5D6E-409C-BE32-E72D297353CC}">
              <c16:uniqueId val="{00000000-8D1D-4C08-8530-4317AB174313}"/>
            </c:ext>
          </c:extLst>
        </c:ser>
        <c:ser>
          <c:idx val="1"/>
          <c:order val="1"/>
          <c:tx>
            <c:strRef>
              <c:f>Sheet1!$AC$14</c:f>
              <c:strCache>
                <c:ptCount val="1"/>
                <c:pt idx="0">
                  <c:v>False Negative</c:v>
                </c:pt>
              </c:strCache>
            </c:strRef>
          </c:tx>
          <c:spPr>
            <a:solidFill>
              <a:schemeClr val="accent3"/>
            </a:solidFill>
            <a:ln>
              <a:noFill/>
            </a:ln>
            <a:effectLst/>
          </c:spPr>
          <c:invertIfNegative val="0"/>
          <c:cat>
            <c:strRef>
              <c:f>Sheet1!$AA$15:$AA$18</c:f>
              <c:strCache>
                <c:ptCount val="4"/>
                <c:pt idx="0">
                  <c:v>Baseline</c:v>
                </c:pt>
                <c:pt idx="1">
                  <c:v>Time</c:v>
                </c:pt>
                <c:pt idx="2">
                  <c:v>Connection</c:v>
                </c:pt>
                <c:pt idx="3">
                  <c:v>Combined</c:v>
                </c:pt>
              </c:strCache>
            </c:strRef>
          </c:cat>
          <c:val>
            <c:numRef>
              <c:f>Sheet1!$AC$15:$AC$18</c:f>
              <c:numCache>
                <c:formatCode>General</c:formatCode>
                <c:ptCount val="4"/>
                <c:pt idx="0">
                  <c:v>1542</c:v>
                </c:pt>
                <c:pt idx="1">
                  <c:v>201</c:v>
                </c:pt>
                <c:pt idx="2">
                  <c:v>149</c:v>
                </c:pt>
                <c:pt idx="3">
                  <c:v>162</c:v>
                </c:pt>
              </c:numCache>
            </c:numRef>
          </c:val>
          <c:extLst>
            <c:ext xmlns:c16="http://schemas.microsoft.com/office/drawing/2014/chart" uri="{C3380CC4-5D6E-409C-BE32-E72D297353CC}">
              <c16:uniqueId val="{00000001-8D1D-4C08-8530-4317AB174313}"/>
            </c:ext>
          </c:extLst>
        </c:ser>
        <c:ser>
          <c:idx val="2"/>
          <c:order val="2"/>
          <c:tx>
            <c:strRef>
              <c:f>Sheet1!$AD$14</c:f>
              <c:strCache>
                <c:ptCount val="1"/>
                <c:pt idx="0">
                  <c:v>False Positive</c:v>
                </c:pt>
              </c:strCache>
            </c:strRef>
          </c:tx>
          <c:spPr>
            <a:solidFill>
              <a:schemeClr val="accent5"/>
            </a:solidFill>
            <a:ln>
              <a:noFill/>
            </a:ln>
            <a:effectLst/>
          </c:spPr>
          <c:invertIfNegative val="0"/>
          <c:cat>
            <c:strRef>
              <c:f>Sheet1!$AA$15:$AA$18</c:f>
              <c:strCache>
                <c:ptCount val="4"/>
                <c:pt idx="0">
                  <c:v>Baseline</c:v>
                </c:pt>
                <c:pt idx="1">
                  <c:v>Time</c:v>
                </c:pt>
                <c:pt idx="2">
                  <c:v>Connection</c:v>
                </c:pt>
                <c:pt idx="3">
                  <c:v>Combined</c:v>
                </c:pt>
              </c:strCache>
            </c:strRef>
          </c:cat>
          <c:val>
            <c:numRef>
              <c:f>Sheet1!$AD$15:$AD$18</c:f>
              <c:numCache>
                <c:formatCode>General</c:formatCode>
                <c:ptCount val="4"/>
                <c:pt idx="0">
                  <c:v>1887</c:v>
                </c:pt>
                <c:pt idx="1">
                  <c:v>352</c:v>
                </c:pt>
                <c:pt idx="2">
                  <c:v>318</c:v>
                </c:pt>
                <c:pt idx="3">
                  <c:v>328</c:v>
                </c:pt>
              </c:numCache>
            </c:numRef>
          </c:val>
          <c:extLst>
            <c:ext xmlns:c16="http://schemas.microsoft.com/office/drawing/2014/chart" uri="{C3380CC4-5D6E-409C-BE32-E72D297353CC}">
              <c16:uniqueId val="{00000002-8D1D-4C08-8530-4317AB174313}"/>
            </c:ext>
          </c:extLst>
        </c:ser>
        <c:ser>
          <c:idx val="3"/>
          <c:order val="3"/>
          <c:tx>
            <c:strRef>
              <c:f>Sheet1!$AE$14</c:f>
              <c:strCache>
                <c:ptCount val="1"/>
                <c:pt idx="0">
                  <c:v>True Negative</c:v>
                </c:pt>
              </c:strCache>
            </c:strRef>
          </c:tx>
          <c:spPr>
            <a:solidFill>
              <a:schemeClr val="accent1">
                <a:lumMod val="60000"/>
              </a:schemeClr>
            </a:solidFill>
            <a:ln>
              <a:noFill/>
            </a:ln>
            <a:effectLst/>
          </c:spPr>
          <c:invertIfNegative val="0"/>
          <c:cat>
            <c:strRef>
              <c:f>Sheet1!$AA$15:$AA$18</c:f>
              <c:strCache>
                <c:ptCount val="4"/>
                <c:pt idx="0">
                  <c:v>Baseline</c:v>
                </c:pt>
                <c:pt idx="1">
                  <c:v>Time</c:v>
                </c:pt>
                <c:pt idx="2">
                  <c:v>Connection</c:v>
                </c:pt>
                <c:pt idx="3">
                  <c:v>Combined</c:v>
                </c:pt>
              </c:strCache>
            </c:strRef>
          </c:cat>
          <c:val>
            <c:numRef>
              <c:f>Sheet1!$AE$15:$AE$18</c:f>
              <c:numCache>
                <c:formatCode>General</c:formatCode>
                <c:ptCount val="4"/>
                <c:pt idx="0">
                  <c:v>5032</c:v>
                </c:pt>
                <c:pt idx="1">
                  <c:v>6567</c:v>
                </c:pt>
                <c:pt idx="2">
                  <c:v>6601</c:v>
                </c:pt>
                <c:pt idx="3">
                  <c:v>6591</c:v>
                </c:pt>
              </c:numCache>
            </c:numRef>
          </c:val>
          <c:extLst>
            <c:ext xmlns:c16="http://schemas.microsoft.com/office/drawing/2014/chart" uri="{C3380CC4-5D6E-409C-BE32-E72D297353CC}">
              <c16:uniqueId val="{00000003-8D1D-4C08-8530-4317AB174313}"/>
            </c:ext>
          </c:extLst>
        </c:ser>
        <c:dLbls>
          <c:showLegendKey val="0"/>
          <c:showVal val="0"/>
          <c:showCatName val="0"/>
          <c:showSerName val="0"/>
          <c:showPercent val="0"/>
          <c:showBubbleSize val="0"/>
        </c:dLbls>
        <c:gapWidth val="150"/>
        <c:overlap val="100"/>
        <c:axId val="1294551055"/>
        <c:axId val="1419404367"/>
      </c:barChart>
      <c:catAx>
        <c:axId val="12945510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419404367"/>
        <c:crosses val="autoZero"/>
        <c:auto val="1"/>
        <c:lblAlgn val="ctr"/>
        <c:lblOffset val="100"/>
        <c:noMultiLvlLbl val="0"/>
      </c:catAx>
      <c:valAx>
        <c:axId val="1419404367"/>
        <c:scaling>
          <c:orientation val="minMax"/>
          <c:max val="1.01"/>
          <c:min val="0.7500000000000001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29455105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CA"/>
              <a:t>Random Forest - Default  Parameters - Connection Based Features</a:t>
            </a:r>
            <a:br>
              <a:rPr lang="en-CA"/>
            </a:b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Sheet1!$AA$32</c:f>
              <c:strCache>
                <c:ptCount val="1"/>
                <c:pt idx="0">
                  <c:v>Baseline</c:v>
                </c:pt>
              </c:strCache>
            </c:strRef>
          </c:tx>
          <c:spPr>
            <a:solidFill>
              <a:schemeClr val="accent1"/>
            </a:solidFill>
            <a:ln>
              <a:noFill/>
            </a:ln>
            <a:effectLst/>
          </c:spPr>
          <c:invertIfNegative val="0"/>
          <c:cat>
            <c:strRef>
              <c:f>Sheet1!$AB$31:$AG$31</c:f>
              <c:strCache>
                <c:ptCount val="6"/>
                <c:pt idx="0">
                  <c:v>Accuracy</c:v>
                </c:pt>
                <c:pt idx="1">
                  <c:v>Precision </c:v>
                </c:pt>
                <c:pt idx="2">
                  <c:v>Precision VPN</c:v>
                </c:pt>
                <c:pt idx="3">
                  <c:v>Reccall</c:v>
                </c:pt>
                <c:pt idx="4">
                  <c:v>Recall VPN</c:v>
                </c:pt>
                <c:pt idx="5">
                  <c:v>AUC</c:v>
                </c:pt>
              </c:strCache>
            </c:strRef>
          </c:cat>
          <c:val>
            <c:numRef>
              <c:f>Sheet1!$AB$32:$AG$32</c:f>
              <c:numCache>
                <c:formatCode>0.000%</c:formatCode>
                <c:ptCount val="6"/>
                <c:pt idx="0">
                  <c:v>0.94698269864093798</c:v>
                </c:pt>
                <c:pt idx="1">
                  <c:v>0.96752319157358402</c:v>
                </c:pt>
                <c:pt idx="2">
                  <c:v>0.76543961058716103</c:v>
                </c:pt>
                <c:pt idx="3">
                  <c:v>0.97330239966757803</c:v>
                </c:pt>
                <c:pt idx="4">
                  <c:v>0.72727272727272696</c:v>
                </c:pt>
                <c:pt idx="5">
                  <c:v>0.95757497626502697</c:v>
                </c:pt>
              </c:numCache>
            </c:numRef>
          </c:val>
          <c:extLst>
            <c:ext xmlns:c16="http://schemas.microsoft.com/office/drawing/2014/chart" uri="{C3380CC4-5D6E-409C-BE32-E72D297353CC}">
              <c16:uniqueId val="{00000000-8076-48E2-A322-0A8DA3A4F120}"/>
            </c:ext>
          </c:extLst>
        </c:ser>
        <c:ser>
          <c:idx val="1"/>
          <c:order val="1"/>
          <c:tx>
            <c:strRef>
              <c:f>Sheet1!$AA$33</c:f>
              <c:strCache>
                <c:ptCount val="1"/>
                <c:pt idx="0">
                  <c:v>Connection</c:v>
                </c:pt>
              </c:strCache>
            </c:strRef>
          </c:tx>
          <c:spPr>
            <a:solidFill>
              <a:schemeClr val="accent3"/>
            </a:solidFill>
            <a:ln>
              <a:noFill/>
            </a:ln>
            <a:effectLst/>
          </c:spPr>
          <c:invertIfNegative val="0"/>
          <c:cat>
            <c:strRef>
              <c:f>Sheet1!$AB$31:$AG$31</c:f>
              <c:strCache>
                <c:ptCount val="6"/>
                <c:pt idx="0">
                  <c:v>Accuracy</c:v>
                </c:pt>
                <c:pt idx="1">
                  <c:v>Precision </c:v>
                </c:pt>
                <c:pt idx="2">
                  <c:v>Precision VPN</c:v>
                </c:pt>
                <c:pt idx="3">
                  <c:v>Reccall</c:v>
                </c:pt>
                <c:pt idx="4">
                  <c:v>Recall VPN</c:v>
                </c:pt>
                <c:pt idx="5">
                  <c:v>AUC</c:v>
                </c:pt>
              </c:strCache>
            </c:strRef>
          </c:cat>
          <c:val>
            <c:numRef>
              <c:f>Sheet1!$AB$33:$AG$33</c:f>
              <c:numCache>
                <c:formatCode>0.000%</c:formatCode>
                <c:ptCount val="6"/>
                <c:pt idx="0">
                  <c:v>0.99277950430601203</c:v>
                </c:pt>
                <c:pt idx="1">
                  <c:v>0.99451033196954697</c:v>
                </c:pt>
                <c:pt idx="2">
                  <c:v>0.97792592592592598</c:v>
                </c:pt>
                <c:pt idx="3">
                  <c:v>0.99742027078499895</c:v>
                </c:pt>
                <c:pt idx="4">
                  <c:v>0.95403960109842401</c:v>
                </c:pt>
                <c:pt idx="5">
                  <c:v>0.99909284544364296</c:v>
                </c:pt>
              </c:numCache>
            </c:numRef>
          </c:val>
          <c:extLst>
            <c:ext xmlns:c16="http://schemas.microsoft.com/office/drawing/2014/chart" uri="{C3380CC4-5D6E-409C-BE32-E72D297353CC}">
              <c16:uniqueId val="{00000001-8076-48E2-A322-0A8DA3A4F120}"/>
            </c:ext>
          </c:extLst>
        </c:ser>
        <c:ser>
          <c:idx val="2"/>
          <c:order val="2"/>
          <c:tx>
            <c:strRef>
              <c:f>Sheet1!$AA$34</c:f>
              <c:strCache>
                <c:ptCount val="1"/>
                <c:pt idx="0">
                  <c:v>Connection Forward</c:v>
                </c:pt>
              </c:strCache>
            </c:strRef>
          </c:tx>
          <c:spPr>
            <a:solidFill>
              <a:schemeClr val="accent5"/>
            </a:solidFill>
            <a:ln>
              <a:noFill/>
            </a:ln>
            <a:effectLst/>
          </c:spPr>
          <c:invertIfNegative val="0"/>
          <c:cat>
            <c:strRef>
              <c:f>Sheet1!$AB$31:$AG$31</c:f>
              <c:strCache>
                <c:ptCount val="6"/>
                <c:pt idx="0">
                  <c:v>Accuracy</c:v>
                </c:pt>
                <c:pt idx="1">
                  <c:v>Precision </c:v>
                </c:pt>
                <c:pt idx="2">
                  <c:v>Precision VPN</c:v>
                </c:pt>
                <c:pt idx="3">
                  <c:v>Reccall</c:v>
                </c:pt>
                <c:pt idx="4">
                  <c:v>Recall VPN</c:v>
                </c:pt>
                <c:pt idx="5">
                  <c:v>AUC</c:v>
                </c:pt>
              </c:strCache>
            </c:strRef>
          </c:cat>
          <c:val>
            <c:numRef>
              <c:f>Sheet1!$AB$34:$AG$34</c:f>
              <c:numCache>
                <c:formatCode>0.000%</c:formatCode>
                <c:ptCount val="6"/>
                <c:pt idx="0">
                  <c:v>0.99200643196190297</c:v>
                </c:pt>
                <c:pt idx="1">
                  <c:v>0.99435184385525499</c:v>
                </c:pt>
                <c:pt idx="2">
                  <c:v>0.971984665290474</c:v>
                </c:pt>
                <c:pt idx="3">
                  <c:v>0.99671041241040204</c:v>
                </c:pt>
                <c:pt idx="4">
                  <c:v>0.95273883509177604</c:v>
                </c:pt>
                <c:pt idx="5">
                  <c:v>0.99846264372899796</c:v>
                </c:pt>
              </c:numCache>
            </c:numRef>
          </c:val>
          <c:extLst>
            <c:ext xmlns:c16="http://schemas.microsoft.com/office/drawing/2014/chart" uri="{C3380CC4-5D6E-409C-BE32-E72D297353CC}">
              <c16:uniqueId val="{00000002-8076-48E2-A322-0A8DA3A4F120}"/>
            </c:ext>
          </c:extLst>
        </c:ser>
        <c:ser>
          <c:idx val="3"/>
          <c:order val="3"/>
          <c:tx>
            <c:strRef>
              <c:f>Sheet1!$AA$35</c:f>
              <c:strCache>
                <c:ptCount val="1"/>
                <c:pt idx="0">
                  <c:v>Connection Backward</c:v>
                </c:pt>
              </c:strCache>
            </c:strRef>
          </c:tx>
          <c:spPr>
            <a:solidFill>
              <a:schemeClr val="accent1">
                <a:lumMod val="60000"/>
              </a:schemeClr>
            </a:solidFill>
            <a:ln>
              <a:noFill/>
            </a:ln>
            <a:effectLst/>
          </c:spPr>
          <c:invertIfNegative val="0"/>
          <c:cat>
            <c:strRef>
              <c:f>Sheet1!$AB$31:$AG$31</c:f>
              <c:strCache>
                <c:ptCount val="6"/>
                <c:pt idx="0">
                  <c:v>Accuracy</c:v>
                </c:pt>
                <c:pt idx="1">
                  <c:v>Precision </c:v>
                </c:pt>
                <c:pt idx="2">
                  <c:v>Precision VPN</c:v>
                </c:pt>
                <c:pt idx="3">
                  <c:v>Reccall</c:v>
                </c:pt>
                <c:pt idx="4">
                  <c:v>Recall VPN</c:v>
                </c:pt>
                <c:pt idx="5">
                  <c:v>AUC</c:v>
                </c:pt>
              </c:strCache>
            </c:strRef>
          </c:cat>
          <c:val>
            <c:numRef>
              <c:f>Sheet1!$AB$35:$AG$35</c:f>
              <c:numCache>
                <c:formatCode>0.000%</c:formatCode>
                <c:ptCount val="6"/>
                <c:pt idx="0">
                  <c:v>0.95056975431760904</c:v>
                </c:pt>
                <c:pt idx="1">
                  <c:v>0.97010218676224702</c:v>
                </c:pt>
                <c:pt idx="2">
                  <c:v>0.78001805597351703</c:v>
                </c:pt>
                <c:pt idx="3">
                  <c:v>0.97468748917898795</c:v>
                </c:pt>
                <c:pt idx="4">
                  <c:v>0.74924121982945502</c:v>
                </c:pt>
                <c:pt idx="5">
                  <c:v>0.95810447672731003</c:v>
                </c:pt>
              </c:numCache>
            </c:numRef>
          </c:val>
          <c:extLst>
            <c:ext xmlns:c16="http://schemas.microsoft.com/office/drawing/2014/chart" uri="{C3380CC4-5D6E-409C-BE32-E72D297353CC}">
              <c16:uniqueId val="{00000003-8076-48E2-A322-0A8DA3A4F120}"/>
            </c:ext>
          </c:extLst>
        </c:ser>
        <c:dLbls>
          <c:showLegendKey val="0"/>
          <c:showVal val="0"/>
          <c:showCatName val="0"/>
          <c:showSerName val="0"/>
          <c:showPercent val="0"/>
          <c:showBubbleSize val="0"/>
        </c:dLbls>
        <c:gapWidth val="219"/>
        <c:overlap val="-27"/>
        <c:axId val="1695505151"/>
        <c:axId val="1752387535"/>
      </c:barChart>
      <c:catAx>
        <c:axId val="16955051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752387535"/>
        <c:crosses val="autoZero"/>
        <c:auto val="1"/>
        <c:lblAlgn val="ctr"/>
        <c:lblOffset val="100"/>
        <c:noMultiLvlLbl val="0"/>
      </c:catAx>
      <c:valAx>
        <c:axId val="1752387535"/>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9550515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CA" sz="1400" b="0" i="0" baseline="0">
                <a:effectLst/>
              </a:rPr>
              <a:t>Gradient Boost- Default Parameters - Main Feature Subsets</a:t>
            </a:r>
            <a:br>
              <a:rPr lang="en-CA" sz="1400" b="0" i="0" baseline="0">
                <a:effectLst/>
              </a:rPr>
            </a:br>
            <a:endParaRPr lang="en-CA"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Sheet1!$AL$76</c:f>
              <c:strCache>
                <c:ptCount val="1"/>
                <c:pt idx="0">
                  <c:v>Baseline</c:v>
                </c:pt>
              </c:strCache>
            </c:strRef>
          </c:tx>
          <c:spPr>
            <a:solidFill>
              <a:schemeClr val="accent1"/>
            </a:solidFill>
            <a:ln>
              <a:noFill/>
            </a:ln>
            <a:effectLst/>
          </c:spPr>
          <c:invertIfNegative val="0"/>
          <c:cat>
            <c:strRef>
              <c:f>Sheet1!$AM$75:$AR$75</c:f>
              <c:strCache>
                <c:ptCount val="6"/>
                <c:pt idx="0">
                  <c:v>Accuracy</c:v>
                </c:pt>
                <c:pt idx="1">
                  <c:v>Precision </c:v>
                </c:pt>
                <c:pt idx="2">
                  <c:v>Precision VPN</c:v>
                </c:pt>
                <c:pt idx="3">
                  <c:v>Recall</c:v>
                </c:pt>
                <c:pt idx="4">
                  <c:v>Recall VPN</c:v>
                </c:pt>
                <c:pt idx="5">
                  <c:v>AUC</c:v>
                </c:pt>
              </c:strCache>
            </c:strRef>
          </c:cat>
          <c:val>
            <c:numRef>
              <c:f>Sheet1!$AM$76:$AR$76</c:f>
              <c:numCache>
                <c:formatCode>0.000%</c:formatCode>
                <c:ptCount val="6"/>
                <c:pt idx="0">
                  <c:v>0.92473367657745398</c:v>
                </c:pt>
                <c:pt idx="1">
                  <c:v>0.95282534246575301</c:v>
                </c:pt>
                <c:pt idx="2">
                  <c:v>0.66337422335510599</c:v>
                </c:pt>
                <c:pt idx="3">
                  <c:v>0.96341632327989202</c:v>
                </c:pt>
                <c:pt idx="4">
                  <c:v>0.60182107240930705</c:v>
                </c:pt>
                <c:pt idx="5">
                  <c:v>0.94774317665875296</c:v>
                </c:pt>
              </c:numCache>
            </c:numRef>
          </c:val>
          <c:extLst>
            <c:ext xmlns:c16="http://schemas.microsoft.com/office/drawing/2014/chart" uri="{C3380CC4-5D6E-409C-BE32-E72D297353CC}">
              <c16:uniqueId val="{00000000-7FA6-45E7-B47E-DA16D10479CE}"/>
            </c:ext>
          </c:extLst>
        </c:ser>
        <c:ser>
          <c:idx val="1"/>
          <c:order val="1"/>
          <c:tx>
            <c:strRef>
              <c:f>Sheet1!$AL$77</c:f>
              <c:strCache>
                <c:ptCount val="1"/>
                <c:pt idx="0">
                  <c:v>Time</c:v>
                </c:pt>
              </c:strCache>
            </c:strRef>
          </c:tx>
          <c:spPr>
            <a:solidFill>
              <a:schemeClr val="accent3"/>
            </a:solidFill>
            <a:ln>
              <a:noFill/>
            </a:ln>
            <a:effectLst/>
          </c:spPr>
          <c:invertIfNegative val="0"/>
          <c:cat>
            <c:strRef>
              <c:f>Sheet1!$AM$75:$AR$75</c:f>
              <c:strCache>
                <c:ptCount val="6"/>
                <c:pt idx="0">
                  <c:v>Accuracy</c:v>
                </c:pt>
                <c:pt idx="1">
                  <c:v>Precision </c:v>
                </c:pt>
                <c:pt idx="2">
                  <c:v>Precision VPN</c:v>
                </c:pt>
                <c:pt idx="3">
                  <c:v>Recall</c:v>
                </c:pt>
                <c:pt idx="4">
                  <c:v>Recall VPN</c:v>
                </c:pt>
                <c:pt idx="5">
                  <c:v>AUC</c:v>
                </c:pt>
              </c:strCache>
            </c:strRef>
          </c:cat>
          <c:val>
            <c:numRef>
              <c:f>Sheet1!$AM$77:$AR$77</c:f>
              <c:numCache>
                <c:formatCode>0.000%</c:formatCode>
                <c:ptCount val="6"/>
                <c:pt idx="0">
                  <c:v>0.96349552391112703</c:v>
                </c:pt>
                <c:pt idx="1">
                  <c:v>0.97084672004351702</c:v>
                </c:pt>
                <c:pt idx="2">
                  <c:v>0.88957264957264903</c:v>
                </c:pt>
                <c:pt idx="3">
                  <c:v>0.98881540219536601</c:v>
                </c:pt>
                <c:pt idx="4">
                  <c:v>0.75213181095533999</c:v>
                </c:pt>
                <c:pt idx="5">
                  <c:v>0.98738136336238302</c:v>
                </c:pt>
              </c:numCache>
            </c:numRef>
          </c:val>
          <c:extLst>
            <c:ext xmlns:c16="http://schemas.microsoft.com/office/drawing/2014/chart" uri="{C3380CC4-5D6E-409C-BE32-E72D297353CC}">
              <c16:uniqueId val="{00000001-7FA6-45E7-B47E-DA16D10479CE}"/>
            </c:ext>
          </c:extLst>
        </c:ser>
        <c:ser>
          <c:idx val="2"/>
          <c:order val="2"/>
          <c:tx>
            <c:strRef>
              <c:f>Sheet1!$AL$78</c:f>
              <c:strCache>
                <c:ptCount val="1"/>
                <c:pt idx="0">
                  <c:v>Connection </c:v>
                </c:pt>
              </c:strCache>
            </c:strRef>
          </c:tx>
          <c:spPr>
            <a:solidFill>
              <a:schemeClr val="accent5"/>
            </a:solidFill>
            <a:ln>
              <a:noFill/>
            </a:ln>
            <a:effectLst/>
          </c:spPr>
          <c:invertIfNegative val="0"/>
          <c:cat>
            <c:strRef>
              <c:f>Sheet1!$AM$75:$AR$75</c:f>
              <c:strCache>
                <c:ptCount val="6"/>
                <c:pt idx="0">
                  <c:v>Accuracy</c:v>
                </c:pt>
                <c:pt idx="1">
                  <c:v>Precision </c:v>
                </c:pt>
                <c:pt idx="2">
                  <c:v>Precision VPN</c:v>
                </c:pt>
                <c:pt idx="3">
                  <c:v>Recall</c:v>
                </c:pt>
                <c:pt idx="4">
                  <c:v>Recall VPN</c:v>
                </c:pt>
                <c:pt idx="5">
                  <c:v>AUC</c:v>
                </c:pt>
              </c:strCache>
            </c:strRef>
          </c:cat>
          <c:val>
            <c:numRef>
              <c:f>Sheet1!$AM$78:$AR$78</c:f>
              <c:numCache>
                <c:formatCode>0.000%</c:formatCode>
                <c:ptCount val="6"/>
                <c:pt idx="0">
                  <c:v>0.96726811695038395</c:v>
                </c:pt>
                <c:pt idx="1">
                  <c:v>0.97018709121330404</c:v>
                </c:pt>
                <c:pt idx="2">
                  <c:v>0.93591140159767605</c:v>
                </c:pt>
                <c:pt idx="3">
                  <c:v>0.99388829253090405</c:v>
                </c:pt>
                <c:pt idx="4">
                  <c:v>0.74504986269692097</c:v>
                </c:pt>
                <c:pt idx="5">
                  <c:v>0.98939002091251904</c:v>
                </c:pt>
              </c:numCache>
            </c:numRef>
          </c:val>
          <c:extLst>
            <c:ext xmlns:c16="http://schemas.microsoft.com/office/drawing/2014/chart" uri="{C3380CC4-5D6E-409C-BE32-E72D297353CC}">
              <c16:uniqueId val="{00000002-7FA6-45E7-B47E-DA16D10479CE}"/>
            </c:ext>
          </c:extLst>
        </c:ser>
        <c:ser>
          <c:idx val="3"/>
          <c:order val="3"/>
          <c:tx>
            <c:strRef>
              <c:f>Sheet1!$AL$79</c:f>
              <c:strCache>
                <c:ptCount val="1"/>
                <c:pt idx="0">
                  <c:v>Combined</c:v>
                </c:pt>
              </c:strCache>
            </c:strRef>
          </c:tx>
          <c:spPr>
            <a:solidFill>
              <a:schemeClr val="accent1">
                <a:lumMod val="60000"/>
              </a:schemeClr>
            </a:solidFill>
            <a:ln>
              <a:noFill/>
            </a:ln>
            <a:effectLst/>
          </c:spPr>
          <c:invertIfNegative val="0"/>
          <c:cat>
            <c:strRef>
              <c:f>Sheet1!$AM$75:$AR$75</c:f>
              <c:strCache>
                <c:ptCount val="6"/>
                <c:pt idx="0">
                  <c:v>Accuracy</c:v>
                </c:pt>
                <c:pt idx="1">
                  <c:v>Precision </c:v>
                </c:pt>
                <c:pt idx="2">
                  <c:v>Precision VPN</c:v>
                </c:pt>
                <c:pt idx="3">
                  <c:v>Recall</c:v>
                </c:pt>
                <c:pt idx="4">
                  <c:v>Recall VPN</c:v>
                </c:pt>
                <c:pt idx="5">
                  <c:v>AUC</c:v>
                </c:pt>
              </c:strCache>
            </c:strRef>
          </c:cat>
          <c:val>
            <c:numRef>
              <c:f>Sheet1!$AM$79:$AR$79</c:f>
              <c:numCache>
                <c:formatCode>0.000%</c:formatCode>
                <c:ptCount val="6"/>
                <c:pt idx="0">
                  <c:v>0.97083971118017198</c:v>
                </c:pt>
                <c:pt idx="1">
                  <c:v>0.97347547540761303</c:v>
                </c:pt>
                <c:pt idx="2">
                  <c:v>0.94343612334801696</c:v>
                </c:pt>
                <c:pt idx="3">
                  <c:v>0.99444232833546797</c:v>
                </c:pt>
                <c:pt idx="4">
                  <c:v>0.77381124439947901</c:v>
                </c:pt>
                <c:pt idx="5">
                  <c:v>0.99214214312453797</c:v>
                </c:pt>
              </c:numCache>
            </c:numRef>
          </c:val>
          <c:extLst>
            <c:ext xmlns:c16="http://schemas.microsoft.com/office/drawing/2014/chart" uri="{C3380CC4-5D6E-409C-BE32-E72D297353CC}">
              <c16:uniqueId val="{00000003-7FA6-45E7-B47E-DA16D10479CE}"/>
            </c:ext>
          </c:extLst>
        </c:ser>
        <c:dLbls>
          <c:showLegendKey val="0"/>
          <c:showVal val="0"/>
          <c:showCatName val="0"/>
          <c:showSerName val="0"/>
          <c:showPercent val="0"/>
          <c:showBubbleSize val="0"/>
        </c:dLbls>
        <c:gapWidth val="219"/>
        <c:overlap val="-27"/>
        <c:axId val="1068437087"/>
        <c:axId val="1076386127"/>
      </c:barChart>
      <c:catAx>
        <c:axId val="10684370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076386127"/>
        <c:crosses val="autoZero"/>
        <c:auto val="1"/>
        <c:lblAlgn val="ctr"/>
        <c:lblOffset val="100"/>
        <c:noMultiLvlLbl val="0"/>
      </c:catAx>
      <c:valAx>
        <c:axId val="1076386127"/>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068437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CA" sz="1400" b="0" i="0" baseline="0">
                <a:effectLst/>
              </a:rPr>
              <a:t>Vertical Confusion Matrix - Gradient Boost- Default Parameters - Main Featuret Subsets</a:t>
            </a:r>
            <a:endParaRPr lang="en-CA"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percentStacked"/>
        <c:varyColors val="0"/>
        <c:ser>
          <c:idx val="0"/>
          <c:order val="0"/>
          <c:tx>
            <c:strRef>
              <c:f>Sheet1!$AM$82</c:f>
              <c:strCache>
                <c:ptCount val="1"/>
                <c:pt idx="0">
                  <c:v>True Positive</c:v>
                </c:pt>
              </c:strCache>
            </c:strRef>
          </c:tx>
          <c:spPr>
            <a:solidFill>
              <a:schemeClr val="accent1"/>
            </a:solidFill>
            <a:ln>
              <a:noFill/>
            </a:ln>
            <a:effectLst/>
          </c:spPr>
          <c:invertIfNegative val="0"/>
          <c:cat>
            <c:strRef>
              <c:f>Sheet1!$AL$83:$AL$86</c:f>
              <c:strCache>
                <c:ptCount val="4"/>
                <c:pt idx="0">
                  <c:v>Baseline</c:v>
                </c:pt>
                <c:pt idx="1">
                  <c:v>Time</c:v>
                </c:pt>
                <c:pt idx="2">
                  <c:v>Connection </c:v>
                </c:pt>
                <c:pt idx="3">
                  <c:v>Combined</c:v>
                </c:pt>
              </c:strCache>
            </c:strRef>
          </c:cat>
          <c:val>
            <c:numRef>
              <c:f>Sheet1!$AM$83:$AM$86</c:f>
              <c:numCache>
                <c:formatCode>General</c:formatCode>
                <c:ptCount val="4"/>
                <c:pt idx="0">
                  <c:v>55645</c:v>
                </c:pt>
                <c:pt idx="1">
                  <c:v>57112</c:v>
                </c:pt>
                <c:pt idx="2">
                  <c:v>57405</c:v>
                </c:pt>
                <c:pt idx="3">
                  <c:v>57437</c:v>
                </c:pt>
              </c:numCache>
            </c:numRef>
          </c:val>
          <c:extLst>
            <c:ext xmlns:c16="http://schemas.microsoft.com/office/drawing/2014/chart" uri="{C3380CC4-5D6E-409C-BE32-E72D297353CC}">
              <c16:uniqueId val="{00000000-7F0D-43A3-A60F-6DBC488797FD}"/>
            </c:ext>
          </c:extLst>
        </c:ser>
        <c:ser>
          <c:idx val="1"/>
          <c:order val="1"/>
          <c:tx>
            <c:strRef>
              <c:f>Sheet1!$AN$82</c:f>
              <c:strCache>
                <c:ptCount val="1"/>
                <c:pt idx="0">
                  <c:v>False Negative</c:v>
                </c:pt>
              </c:strCache>
            </c:strRef>
          </c:tx>
          <c:spPr>
            <a:solidFill>
              <a:schemeClr val="accent3"/>
            </a:solidFill>
            <a:ln>
              <a:noFill/>
            </a:ln>
            <a:effectLst/>
          </c:spPr>
          <c:invertIfNegative val="0"/>
          <c:cat>
            <c:strRef>
              <c:f>Sheet1!$AL$83:$AL$86</c:f>
              <c:strCache>
                <c:ptCount val="4"/>
                <c:pt idx="0">
                  <c:v>Baseline</c:v>
                </c:pt>
                <c:pt idx="1">
                  <c:v>Time</c:v>
                </c:pt>
                <c:pt idx="2">
                  <c:v>Connection </c:v>
                </c:pt>
                <c:pt idx="3">
                  <c:v>Combined</c:v>
                </c:pt>
              </c:strCache>
            </c:strRef>
          </c:cat>
          <c:val>
            <c:numRef>
              <c:f>Sheet1!$AN$83:$AN$86</c:f>
              <c:numCache>
                <c:formatCode>General</c:formatCode>
                <c:ptCount val="4"/>
                <c:pt idx="0">
                  <c:v>2113</c:v>
                </c:pt>
                <c:pt idx="1">
                  <c:v>646</c:v>
                </c:pt>
                <c:pt idx="2">
                  <c:v>353</c:v>
                </c:pt>
                <c:pt idx="3">
                  <c:v>321</c:v>
                </c:pt>
              </c:numCache>
            </c:numRef>
          </c:val>
          <c:extLst>
            <c:ext xmlns:c16="http://schemas.microsoft.com/office/drawing/2014/chart" uri="{C3380CC4-5D6E-409C-BE32-E72D297353CC}">
              <c16:uniqueId val="{00000001-7F0D-43A3-A60F-6DBC488797FD}"/>
            </c:ext>
          </c:extLst>
        </c:ser>
        <c:ser>
          <c:idx val="2"/>
          <c:order val="2"/>
          <c:tx>
            <c:strRef>
              <c:f>Sheet1!$AO$82</c:f>
              <c:strCache>
                <c:ptCount val="1"/>
                <c:pt idx="0">
                  <c:v>False Positive</c:v>
                </c:pt>
              </c:strCache>
            </c:strRef>
          </c:tx>
          <c:spPr>
            <a:solidFill>
              <a:schemeClr val="accent5"/>
            </a:solidFill>
            <a:ln>
              <a:noFill/>
            </a:ln>
            <a:effectLst/>
          </c:spPr>
          <c:invertIfNegative val="0"/>
          <c:cat>
            <c:strRef>
              <c:f>Sheet1!$AL$83:$AL$86</c:f>
              <c:strCache>
                <c:ptCount val="4"/>
                <c:pt idx="0">
                  <c:v>Baseline</c:v>
                </c:pt>
                <c:pt idx="1">
                  <c:v>Time</c:v>
                </c:pt>
                <c:pt idx="2">
                  <c:v>Connection </c:v>
                </c:pt>
                <c:pt idx="3">
                  <c:v>Combined</c:v>
                </c:pt>
              </c:strCache>
            </c:strRef>
          </c:cat>
          <c:val>
            <c:numRef>
              <c:f>Sheet1!$AO$83:$AO$86</c:f>
              <c:numCache>
                <c:formatCode>General</c:formatCode>
                <c:ptCount val="4"/>
                <c:pt idx="0">
                  <c:v>2755</c:v>
                </c:pt>
                <c:pt idx="1">
                  <c:v>1715</c:v>
                </c:pt>
                <c:pt idx="2">
                  <c:v>1764</c:v>
                </c:pt>
                <c:pt idx="3">
                  <c:v>1565</c:v>
                </c:pt>
              </c:numCache>
            </c:numRef>
          </c:val>
          <c:extLst>
            <c:ext xmlns:c16="http://schemas.microsoft.com/office/drawing/2014/chart" uri="{C3380CC4-5D6E-409C-BE32-E72D297353CC}">
              <c16:uniqueId val="{00000002-7F0D-43A3-A60F-6DBC488797FD}"/>
            </c:ext>
          </c:extLst>
        </c:ser>
        <c:ser>
          <c:idx val="3"/>
          <c:order val="3"/>
          <c:tx>
            <c:strRef>
              <c:f>Sheet1!$AP$82</c:f>
              <c:strCache>
                <c:ptCount val="1"/>
                <c:pt idx="0">
                  <c:v>True Negative</c:v>
                </c:pt>
              </c:strCache>
            </c:strRef>
          </c:tx>
          <c:spPr>
            <a:solidFill>
              <a:schemeClr val="accent1">
                <a:lumMod val="60000"/>
              </a:schemeClr>
            </a:solidFill>
            <a:ln>
              <a:noFill/>
            </a:ln>
            <a:effectLst/>
          </c:spPr>
          <c:invertIfNegative val="0"/>
          <c:cat>
            <c:strRef>
              <c:f>Sheet1!$AL$83:$AL$86</c:f>
              <c:strCache>
                <c:ptCount val="4"/>
                <c:pt idx="0">
                  <c:v>Baseline</c:v>
                </c:pt>
                <c:pt idx="1">
                  <c:v>Time</c:v>
                </c:pt>
                <c:pt idx="2">
                  <c:v>Connection </c:v>
                </c:pt>
                <c:pt idx="3">
                  <c:v>Combined</c:v>
                </c:pt>
              </c:strCache>
            </c:strRef>
          </c:cat>
          <c:val>
            <c:numRef>
              <c:f>Sheet1!$AP$83:$AP$86</c:f>
              <c:numCache>
                <c:formatCode>General</c:formatCode>
                <c:ptCount val="4"/>
                <c:pt idx="0">
                  <c:v>4164</c:v>
                </c:pt>
                <c:pt idx="1">
                  <c:v>5204</c:v>
                </c:pt>
                <c:pt idx="2">
                  <c:v>5155</c:v>
                </c:pt>
                <c:pt idx="3">
                  <c:v>5354</c:v>
                </c:pt>
              </c:numCache>
            </c:numRef>
          </c:val>
          <c:extLst>
            <c:ext xmlns:c16="http://schemas.microsoft.com/office/drawing/2014/chart" uri="{C3380CC4-5D6E-409C-BE32-E72D297353CC}">
              <c16:uniqueId val="{00000003-7F0D-43A3-A60F-6DBC488797FD}"/>
            </c:ext>
          </c:extLst>
        </c:ser>
        <c:dLbls>
          <c:showLegendKey val="0"/>
          <c:showVal val="0"/>
          <c:showCatName val="0"/>
          <c:showSerName val="0"/>
          <c:showPercent val="0"/>
          <c:showBubbleSize val="0"/>
        </c:dLbls>
        <c:gapWidth val="150"/>
        <c:overlap val="100"/>
        <c:axId val="1068347487"/>
        <c:axId val="996614687"/>
      </c:barChart>
      <c:catAx>
        <c:axId val="10683474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996614687"/>
        <c:crosses val="autoZero"/>
        <c:auto val="1"/>
        <c:lblAlgn val="ctr"/>
        <c:lblOffset val="100"/>
        <c:noMultiLvlLbl val="0"/>
      </c:catAx>
      <c:valAx>
        <c:axId val="996614687"/>
        <c:scaling>
          <c:orientation val="minMax"/>
          <c:max val="1.01"/>
          <c:min val="0.7500000000000001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0683474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CA" sz="1400" b="0" i="0" u="none" strike="noStrike" baseline="0">
                <a:effectLst/>
              </a:rPr>
              <a:t>Gradient Boost- Default  Parameters - Combined Features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Sheet1!$AL$90</c:f>
              <c:strCache>
                <c:ptCount val="1"/>
                <c:pt idx="0">
                  <c:v>Baseline</c:v>
                </c:pt>
              </c:strCache>
            </c:strRef>
          </c:tx>
          <c:spPr>
            <a:solidFill>
              <a:schemeClr val="accent1"/>
            </a:solidFill>
            <a:ln>
              <a:noFill/>
            </a:ln>
            <a:effectLst/>
          </c:spPr>
          <c:invertIfNegative val="0"/>
          <c:cat>
            <c:strRef>
              <c:f>Sheet1!$AM$89:$AR$89</c:f>
              <c:strCache>
                <c:ptCount val="6"/>
                <c:pt idx="0">
                  <c:v>Accuracy</c:v>
                </c:pt>
                <c:pt idx="1">
                  <c:v>Precision </c:v>
                </c:pt>
                <c:pt idx="2">
                  <c:v>Precision VPN</c:v>
                </c:pt>
                <c:pt idx="3">
                  <c:v>Recall</c:v>
                </c:pt>
                <c:pt idx="4">
                  <c:v>Recall VPN</c:v>
                </c:pt>
                <c:pt idx="5">
                  <c:v>AUC</c:v>
                </c:pt>
              </c:strCache>
            </c:strRef>
          </c:cat>
          <c:val>
            <c:numRef>
              <c:f>Sheet1!$AM$90:$AR$90</c:f>
              <c:numCache>
                <c:formatCode>0.000%</c:formatCode>
                <c:ptCount val="6"/>
                <c:pt idx="0">
                  <c:v>0.92473367657745398</c:v>
                </c:pt>
                <c:pt idx="1">
                  <c:v>0.95282534246575301</c:v>
                </c:pt>
                <c:pt idx="2">
                  <c:v>0.66337422335510599</c:v>
                </c:pt>
                <c:pt idx="3">
                  <c:v>0.96341632327989202</c:v>
                </c:pt>
                <c:pt idx="4">
                  <c:v>0.60182107240930705</c:v>
                </c:pt>
                <c:pt idx="5">
                  <c:v>0.94774317665875296</c:v>
                </c:pt>
              </c:numCache>
            </c:numRef>
          </c:val>
          <c:extLst>
            <c:ext xmlns:c16="http://schemas.microsoft.com/office/drawing/2014/chart" uri="{C3380CC4-5D6E-409C-BE32-E72D297353CC}">
              <c16:uniqueId val="{00000000-A293-48A0-B3CC-25E2085A1663}"/>
            </c:ext>
          </c:extLst>
        </c:ser>
        <c:ser>
          <c:idx val="1"/>
          <c:order val="1"/>
          <c:tx>
            <c:strRef>
              <c:f>Sheet1!$AL$91</c:f>
              <c:strCache>
                <c:ptCount val="1"/>
                <c:pt idx="0">
                  <c:v>Combined</c:v>
                </c:pt>
              </c:strCache>
            </c:strRef>
          </c:tx>
          <c:spPr>
            <a:solidFill>
              <a:schemeClr val="accent3"/>
            </a:solidFill>
            <a:ln>
              <a:noFill/>
            </a:ln>
            <a:effectLst/>
          </c:spPr>
          <c:invertIfNegative val="0"/>
          <c:cat>
            <c:strRef>
              <c:f>Sheet1!$AM$89:$AR$89</c:f>
              <c:strCache>
                <c:ptCount val="6"/>
                <c:pt idx="0">
                  <c:v>Accuracy</c:v>
                </c:pt>
                <c:pt idx="1">
                  <c:v>Precision </c:v>
                </c:pt>
                <c:pt idx="2">
                  <c:v>Precision VPN</c:v>
                </c:pt>
                <c:pt idx="3">
                  <c:v>Recall</c:v>
                </c:pt>
                <c:pt idx="4">
                  <c:v>Recall VPN</c:v>
                </c:pt>
                <c:pt idx="5">
                  <c:v>AUC</c:v>
                </c:pt>
              </c:strCache>
            </c:strRef>
          </c:cat>
          <c:val>
            <c:numRef>
              <c:f>Sheet1!$AM$91:$AR$91</c:f>
              <c:numCache>
                <c:formatCode>0.000%</c:formatCode>
                <c:ptCount val="6"/>
                <c:pt idx="0">
                  <c:v>0.97083971118017198</c:v>
                </c:pt>
                <c:pt idx="1">
                  <c:v>0.97347547540761303</c:v>
                </c:pt>
                <c:pt idx="2">
                  <c:v>0.94343612334801696</c:v>
                </c:pt>
                <c:pt idx="3">
                  <c:v>0.99444232833546797</c:v>
                </c:pt>
                <c:pt idx="4">
                  <c:v>0.77381124439947901</c:v>
                </c:pt>
                <c:pt idx="5">
                  <c:v>0.99214214312453797</c:v>
                </c:pt>
              </c:numCache>
            </c:numRef>
          </c:val>
          <c:extLst>
            <c:ext xmlns:c16="http://schemas.microsoft.com/office/drawing/2014/chart" uri="{C3380CC4-5D6E-409C-BE32-E72D297353CC}">
              <c16:uniqueId val="{00000001-A293-48A0-B3CC-25E2085A1663}"/>
            </c:ext>
          </c:extLst>
        </c:ser>
        <c:ser>
          <c:idx val="2"/>
          <c:order val="2"/>
          <c:tx>
            <c:strRef>
              <c:f>Sheet1!$AL$92</c:f>
              <c:strCache>
                <c:ptCount val="1"/>
                <c:pt idx="0">
                  <c:v>Combined Forward</c:v>
                </c:pt>
              </c:strCache>
            </c:strRef>
          </c:tx>
          <c:spPr>
            <a:solidFill>
              <a:schemeClr val="accent5"/>
            </a:solidFill>
            <a:ln>
              <a:noFill/>
            </a:ln>
            <a:effectLst/>
          </c:spPr>
          <c:invertIfNegative val="0"/>
          <c:cat>
            <c:strRef>
              <c:f>Sheet1!$AM$89:$AR$89</c:f>
              <c:strCache>
                <c:ptCount val="6"/>
                <c:pt idx="0">
                  <c:v>Accuracy</c:v>
                </c:pt>
                <c:pt idx="1">
                  <c:v>Precision </c:v>
                </c:pt>
                <c:pt idx="2">
                  <c:v>Precision VPN</c:v>
                </c:pt>
                <c:pt idx="3">
                  <c:v>Recall</c:v>
                </c:pt>
                <c:pt idx="4">
                  <c:v>Recall VPN</c:v>
                </c:pt>
                <c:pt idx="5">
                  <c:v>AUC</c:v>
                </c:pt>
              </c:strCache>
            </c:strRef>
          </c:cat>
          <c:val>
            <c:numRef>
              <c:f>Sheet1!$AM$92:$AR$92</c:f>
              <c:numCache>
                <c:formatCode>0.000%</c:formatCode>
                <c:ptCount val="6"/>
                <c:pt idx="0">
                  <c:v>0.97073148105199603</c:v>
                </c:pt>
                <c:pt idx="1">
                  <c:v>0.97389002935038904</c:v>
                </c:pt>
                <c:pt idx="2">
                  <c:v>0.93826299267527002</c:v>
                </c:pt>
                <c:pt idx="3">
                  <c:v>0.99387097891201204</c:v>
                </c:pt>
                <c:pt idx="4">
                  <c:v>0.77756901286312996</c:v>
                </c:pt>
                <c:pt idx="5">
                  <c:v>0.99234271735814605</c:v>
                </c:pt>
              </c:numCache>
            </c:numRef>
          </c:val>
          <c:extLst>
            <c:ext xmlns:c16="http://schemas.microsoft.com/office/drawing/2014/chart" uri="{C3380CC4-5D6E-409C-BE32-E72D297353CC}">
              <c16:uniqueId val="{00000002-A293-48A0-B3CC-25E2085A1663}"/>
            </c:ext>
          </c:extLst>
        </c:ser>
        <c:ser>
          <c:idx val="3"/>
          <c:order val="3"/>
          <c:tx>
            <c:strRef>
              <c:f>Sheet1!$AL$93</c:f>
              <c:strCache>
                <c:ptCount val="1"/>
                <c:pt idx="0">
                  <c:v>Combined Backward</c:v>
                </c:pt>
              </c:strCache>
            </c:strRef>
          </c:tx>
          <c:spPr>
            <a:solidFill>
              <a:schemeClr val="accent1">
                <a:lumMod val="60000"/>
              </a:schemeClr>
            </a:solidFill>
            <a:ln>
              <a:noFill/>
            </a:ln>
            <a:effectLst/>
          </c:spPr>
          <c:invertIfNegative val="0"/>
          <c:cat>
            <c:strRef>
              <c:f>Sheet1!$AM$89:$AR$89</c:f>
              <c:strCache>
                <c:ptCount val="6"/>
                <c:pt idx="0">
                  <c:v>Accuracy</c:v>
                </c:pt>
                <c:pt idx="1">
                  <c:v>Precision </c:v>
                </c:pt>
                <c:pt idx="2">
                  <c:v>Precision VPN</c:v>
                </c:pt>
                <c:pt idx="3">
                  <c:v>Recall</c:v>
                </c:pt>
                <c:pt idx="4">
                  <c:v>Recall VPN</c:v>
                </c:pt>
                <c:pt idx="5">
                  <c:v>AUC</c:v>
                </c:pt>
              </c:strCache>
            </c:strRef>
          </c:cat>
          <c:val>
            <c:numRef>
              <c:f>Sheet1!$AM$93:$AR$93</c:f>
              <c:numCache>
                <c:formatCode>0.000%</c:formatCode>
                <c:ptCount val="6"/>
                <c:pt idx="0">
                  <c:v>0.93397962181300898</c:v>
                </c:pt>
                <c:pt idx="1">
                  <c:v>0.97252553093748895</c:v>
                </c:pt>
                <c:pt idx="2">
                  <c:v>0.663943557370961</c:v>
                </c:pt>
                <c:pt idx="3">
                  <c:v>0.95299352470653398</c:v>
                </c:pt>
                <c:pt idx="4">
                  <c:v>0.77525653996242205</c:v>
                </c:pt>
                <c:pt idx="5">
                  <c:v>0.95158750696104299</c:v>
                </c:pt>
              </c:numCache>
            </c:numRef>
          </c:val>
          <c:extLst>
            <c:ext xmlns:c16="http://schemas.microsoft.com/office/drawing/2014/chart" uri="{C3380CC4-5D6E-409C-BE32-E72D297353CC}">
              <c16:uniqueId val="{00000003-A293-48A0-B3CC-25E2085A1663}"/>
            </c:ext>
          </c:extLst>
        </c:ser>
        <c:dLbls>
          <c:showLegendKey val="0"/>
          <c:showVal val="0"/>
          <c:showCatName val="0"/>
          <c:showSerName val="0"/>
          <c:showPercent val="0"/>
          <c:showBubbleSize val="0"/>
        </c:dLbls>
        <c:gapWidth val="219"/>
        <c:overlap val="-27"/>
        <c:axId val="1122816223"/>
        <c:axId val="1076376559"/>
      </c:barChart>
      <c:catAx>
        <c:axId val="1122816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076376559"/>
        <c:crosses val="autoZero"/>
        <c:auto val="1"/>
        <c:lblAlgn val="ctr"/>
        <c:lblOffset val="100"/>
        <c:noMultiLvlLbl val="0"/>
      </c:catAx>
      <c:valAx>
        <c:axId val="1076376559"/>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12281622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CA"/>
              <a:t>Best Random</a:t>
            </a:r>
            <a:r>
              <a:rPr lang="en-CA" baseline="0"/>
              <a:t> Forest Feature Subset vs Best Gradient Boost Feature Subset</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Sheet1!$AU$59</c:f>
              <c:strCache>
                <c:ptCount val="1"/>
                <c:pt idx="0">
                  <c:v>Random Forest</c:v>
                </c:pt>
              </c:strCache>
            </c:strRef>
          </c:tx>
          <c:spPr>
            <a:solidFill>
              <a:schemeClr val="accent1"/>
            </a:solidFill>
            <a:ln>
              <a:noFill/>
            </a:ln>
            <a:effectLst/>
          </c:spPr>
          <c:invertIfNegative val="0"/>
          <c:cat>
            <c:strRef>
              <c:f>Sheet1!$AV$58:$BA$58</c:f>
              <c:strCache>
                <c:ptCount val="6"/>
                <c:pt idx="0">
                  <c:v>Accuracy</c:v>
                </c:pt>
                <c:pt idx="1">
                  <c:v>Precision </c:v>
                </c:pt>
                <c:pt idx="2">
                  <c:v>Precision VPN</c:v>
                </c:pt>
                <c:pt idx="3">
                  <c:v>Recall</c:v>
                </c:pt>
                <c:pt idx="4">
                  <c:v>Recall VPN</c:v>
                </c:pt>
                <c:pt idx="5">
                  <c:v>AUC</c:v>
                </c:pt>
              </c:strCache>
            </c:strRef>
          </c:cat>
          <c:val>
            <c:numRef>
              <c:f>Sheet1!$AV$59:$BA$59</c:f>
              <c:numCache>
                <c:formatCode>0.000%</c:formatCode>
                <c:ptCount val="6"/>
                <c:pt idx="0">
                  <c:v>0.99277950430601203</c:v>
                </c:pt>
                <c:pt idx="1">
                  <c:v>0.99451033196954697</c:v>
                </c:pt>
                <c:pt idx="2">
                  <c:v>0.97792592592592598</c:v>
                </c:pt>
                <c:pt idx="3">
                  <c:v>0.99742027078499895</c:v>
                </c:pt>
                <c:pt idx="4">
                  <c:v>0.95403960109842401</c:v>
                </c:pt>
                <c:pt idx="5">
                  <c:v>0.99909284544364296</c:v>
                </c:pt>
              </c:numCache>
            </c:numRef>
          </c:val>
          <c:extLst>
            <c:ext xmlns:c16="http://schemas.microsoft.com/office/drawing/2014/chart" uri="{C3380CC4-5D6E-409C-BE32-E72D297353CC}">
              <c16:uniqueId val="{00000000-E53D-4708-910E-EC9C0AB66367}"/>
            </c:ext>
          </c:extLst>
        </c:ser>
        <c:ser>
          <c:idx val="1"/>
          <c:order val="1"/>
          <c:tx>
            <c:strRef>
              <c:f>Sheet1!$AU$60</c:f>
              <c:strCache>
                <c:ptCount val="1"/>
                <c:pt idx="0">
                  <c:v>Gradient Boost </c:v>
                </c:pt>
              </c:strCache>
            </c:strRef>
          </c:tx>
          <c:spPr>
            <a:solidFill>
              <a:schemeClr val="accent3"/>
            </a:solidFill>
            <a:ln>
              <a:noFill/>
            </a:ln>
            <a:effectLst/>
          </c:spPr>
          <c:invertIfNegative val="0"/>
          <c:cat>
            <c:strRef>
              <c:f>Sheet1!$AV$58:$BA$58</c:f>
              <c:strCache>
                <c:ptCount val="6"/>
                <c:pt idx="0">
                  <c:v>Accuracy</c:v>
                </c:pt>
                <c:pt idx="1">
                  <c:v>Precision </c:v>
                </c:pt>
                <c:pt idx="2">
                  <c:v>Precision VPN</c:v>
                </c:pt>
                <c:pt idx="3">
                  <c:v>Recall</c:v>
                </c:pt>
                <c:pt idx="4">
                  <c:v>Recall VPN</c:v>
                </c:pt>
                <c:pt idx="5">
                  <c:v>AUC</c:v>
                </c:pt>
              </c:strCache>
            </c:strRef>
          </c:cat>
          <c:val>
            <c:numRef>
              <c:f>Sheet1!$AV$60:$BA$60</c:f>
              <c:numCache>
                <c:formatCode>0.000%</c:formatCode>
                <c:ptCount val="6"/>
                <c:pt idx="0">
                  <c:v>0.97073148105199603</c:v>
                </c:pt>
                <c:pt idx="1">
                  <c:v>0.97389002935038904</c:v>
                </c:pt>
                <c:pt idx="2">
                  <c:v>0.93826299267527002</c:v>
                </c:pt>
                <c:pt idx="3">
                  <c:v>0.99387097891201204</c:v>
                </c:pt>
                <c:pt idx="4">
                  <c:v>0.77756901286312996</c:v>
                </c:pt>
                <c:pt idx="5">
                  <c:v>0.99234271735814605</c:v>
                </c:pt>
              </c:numCache>
            </c:numRef>
          </c:val>
          <c:extLst>
            <c:ext xmlns:c16="http://schemas.microsoft.com/office/drawing/2014/chart" uri="{C3380CC4-5D6E-409C-BE32-E72D297353CC}">
              <c16:uniqueId val="{00000001-E53D-4708-910E-EC9C0AB66367}"/>
            </c:ext>
          </c:extLst>
        </c:ser>
        <c:dLbls>
          <c:showLegendKey val="0"/>
          <c:showVal val="0"/>
          <c:showCatName val="0"/>
          <c:showSerName val="0"/>
          <c:showPercent val="0"/>
          <c:showBubbleSize val="0"/>
        </c:dLbls>
        <c:gapWidth val="219"/>
        <c:overlap val="-27"/>
        <c:axId val="996606735"/>
        <c:axId val="941594767"/>
      </c:barChart>
      <c:catAx>
        <c:axId val="996606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941594767"/>
        <c:crosses val="autoZero"/>
        <c:auto val="1"/>
        <c:lblAlgn val="ctr"/>
        <c:lblOffset val="100"/>
        <c:noMultiLvlLbl val="0"/>
      </c:catAx>
      <c:valAx>
        <c:axId val="941594767"/>
        <c:scaling>
          <c:orientation val="minMax"/>
          <c:max val="1"/>
          <c:min val="0.70000000000000007"/>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99660673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CA" sz="1400" b="0" i="0" u="none" strike="noStrike" baseline="0">
                <a:effectLst/>
              </a:rPr>
              <a:t>Random Forest - Tuned  Parameters - Main Feature Subsets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Sheet1!$U$103</c:f>
              <c:strCache>
                <c:ptCount val="1"/>
                <c:pt idx="0">
                  <c:v>Baseline (Default)</c:v>
                </c:pt>
              </c:strCache>
            </c:strRef>
          </c:tx>
          <c:spPr>
            <a:solidFill>
              <a:schemeClr val="accent1"/>
            </a:solidFill>
            <a:ln>
              <a:noFill/>
            </a:ln>
            <a:effectLst/>
          </c:spPr>
          <c:invertIfNegative val="0"/>
          <c:cat>
            <c:strRef>
              <c:f>Sheet1!$V$102:$AA$102</c:f>
              <c:strCache>
                <c:ptCount val="6"/>
                <c:pt idx="0">
                  <c:v>Accuracy</c:v>
                </c:pt>
                <c:pt idx="1">
                  <c:v>Precision </c:v>
                </c:pt>
                <c:pt idx="2">
                  <c:v>Precision VPN</c:v>
                </c:pt>
                <c:pt idx="3">
                  <c:v>Recall</c:v>
                </c:pt>
                <c:pt idx="4">
                  <c:v>Recall VPN</c:v>
                </c:pt>
                <c:pt idx="5">
                  <c:v>AUC</c:v>
                </c:pt>
              </c:strCache>
            </c:strRef>
          </c:cat>
          <c:val>
            <c:numRef>
              <c:f>Sheet1!$V$103:$AA$103</c:f>
              <c:numCache>
                <c:formatCode>0.000%</c:formatCode>
                <c:ptCount val="6"/>
                <c:pt idx="0">
                  <c:v>0.94698269864093798</c:v>
                </c:pt>
                <c:pt idx="1">
                  <c:v>0.96752319157358402</c:v>
                </c:pt>
                <c:pt idx="2">
                  <c:v>0.76543961058716103</c:v>
                </c:pt>
                <c:pt idx="3">
                  <c:v>0.97330239966757803</c:v>
                </c:pt>
                <c:pt idx="4">
                  <c:v>0.72727272727272696</c:v>
                </c:pt>
                <c:pt idx="5">
                  <c:v>0.95757497626502697</c:v>
                </c:pt>
              </c:numCache>
            </c:numRef>
          </c:val>
          <c:extLst>
            <c:ext xmlns:c16="http://schemas.microsoft.com/office/drawing/2014/chart" uri="{C3380CC4-5D6E-409C-BE32-E72D297353CC}">
              <c16:uniqueId val="{00000000-1B1B-4ECB-ACF5-1C28D9DA76B0}"/>
            </c:ext>
          </c:extLst>
        </c:ser>
        <c:ser>
          <c:idx val="1"/>
          <c:order val="1"/>
          <c:tx>
            <c:strRef>
              <c:f>Sheet1!$U$104</c:f>
              <c:strCache>
                <c:ptCount val="1"/>
                <c:pt idx="0">
                  <c:v>Baseline (Tuned)</c:v>
                </c:pt>
              </c:strCache>
            </c:strRef>
          </c:tx>
          <c:spPr>
            <a:solidFill>
              <a:schemeClr val="accent3"/>
            </a:solidFill>
            <a:ln>
              <a:noFill/>
            </a:ln>
            <a:effectLst/>
          </c:spPr>
          <c:invertIfNegative val="0"/>
          <c:cat>
            <c:strRef>
              <c:f>Sheet1!$V$102:$AA$102</c:f>
              <c:strCache>
                <c:ptCount val="6"/>
                <c:pt idx="0">
                  <c:v>Accuracy</c:v>
                </c:pt>
                <c:pt idx="1">
                  <c:v>Precision </c:v>
                </c:pt>
                <c:pt idx="2">
                  <c:v>Precision VPN</c:v>
                </c:pt>
                <c:pt idx="3">
                  <c:v>Recall</c:v>
                </c:pt>
                <c:pt idx="4">
                  <c:v>Recall VPN</c:v>
                </c:pt>
                <c:pt idx="5">
                  <c:v>AUC</c:v>
                </c:pt>
              </c:strCache>
            </c:strRef>
          </c:cat>
          <c:val>
            <c:numRef>
              <c:f>Sheet1!$V$104:$AA$104</c:f>
              <c:numCache>
                <c:formatCode>0.000%</c:formatCode>
                <c:ptCount val="6"/>
                <c:pt idx="0">
                  <c:v>0.94777123243193095</c:v>
                </c:pt>
                <c:pt idx="1">
                  <c:v>0.97167192866807695</c:v>
                </c:pt>
                <c:pt idx="2">
                  <c:v>0.75181339780969902</c:v>
                </c:pt>
                <c:pt idx="3">
                  <c:v>0.96978773503237603</c:v>
                </c:pt>
                <c:pt idx="4">
                  <c:v>0.76398323457146899</c:v>
                </c:pt>
                <c:pt idx="5">
                  <c:v>0.96595767676728195</c:v>
                </c:pt>
              </c:numCache>
            </c:numRef>
          </c:val>
          <c:extLst>
            <c:ext xmlns:c16="http://schemas.microsoft.com/office/drawing/2014/chart" uri="{C3380CC4-5D6E-409C-BE32-E72D297353CC}">
              <c16:uniqueId val="{00000001-1B1B-4ECB-ACF5-1C28D9DA76B0}"/>
            </c:ext>
          </c:extLst>
        </c:ser>
        <c:ser>
          <c:idx val="2"/>
          <c:order val="2"/>
          <c:tx>
            <c:strRef>
              <c:f>Sheet1!$U$105</c:f>
              <c:strCache>
                <c:ptCount val="1"/>
                <c:pt idx="0">
                  <c:v>Time</c:v>
                </c:pt>
              </c:strCache>
            </c:strRef>
          </c:tx>
          <c:spPr>
            <a:solidFill>
              <a:schemeClr val="accent5"/>
            </a:solidFill>
            <a:ln>
              <a:noFill/>
            </a:ln>
            <a:effectLst/>
          </c:spPr>
          <c:invertIfNegative val="0"/>
          <c:cat>
            <c:strRef>
              <c:f>Sheet1!$V$102:$AA$102</c:f>
              <c:strCache>
                <c:ptCount val="6"/>
                <c:pt idx="0">
                  <c:v>Accuracy</c:v>
                </c:pt>
                <c:pt idx="1">
                  <c:v>Precision </c:v>
                </c:pt>
                <c:pt idx="2">
                  <c:v>Precision VPN</c:v>
                </c:pt>
                <c:pt idx="3">
                  <c:v>Recall</c:v>
                </c:pt>
                <c:pt idx="4">
                  <c:v>Recall VPN</c:v>
                </c:pt>
                <c:pt idx="5">
                  <c:v>AUC</c:v>
                </c:pt>
              </c:strCache>
            </c:strRef>
          </c:cat>
          <c:val>
            <c:numRef>
              <c:f>Sheet1!$V$105:$AA$105</c:f>
              <c:numCache>
                <c:formatCode>0.000%</c:formatCode>
                <c:ptCount val="6"/>
                <c:pt idx="0">
                  <c:v>0.99189820183372701</c:v>
                </c:pt>
                <c:pt idx="1">
                  <c:v>0.99460748729648396</c:v>
                </c:pt>
                <c:pt idx="2">
                  <c:v>0.968910397418976</c:v>
                </c:pt>
                <c:pt idx="3">
                  <c:v>0.99632951279476401</c:v>
                </c:pt>
                <c:pt idx="4">
                  <c:v>0.95490677843618998</c:v>
                </c:pt>
                <c:pt idx="5">
                  <c:v>0.99903048363511104</c:v>
                </c:pt>
              </c:numCache>
            </c:numRef>
          </c:val>
          <c:extLst>
            <c:ext xmlns:c16="http://schemas.microsoft.com/office/drawing/2014/chart" uri="{C3380CC4-5D6E-409C-BE32-E72D297353CC}">
              <c16:uniqueId val="{00000002-1B1B-4ECB-ACF5-1C28D9DA76B0}"/>
            </c:ext>
          </c:extLst>
        </c:ser>
        <c:ser>
          <c:idx val="3"/>
          <c:order val="3"/>
          <c:tx>
            <c:strRef>
              <c:f>Sheet1!$U$106</c:f>
              <c:strCache>
                <c:ptCount val="1"/>
                <c:pt idx="0">
                  <c:v>Connection </c:v>
                </c:pt>
              </c:strCache>
            </c:strRef>
          </c:tx>
          <c:spPr>
            <a:solidFill>
              <a:schemeClr val="accent1">
                <a:lumMod val="60000"/>
              </a:schemeClr>
            </a:solidFill>
            <a:ln>
              <a:noFill/>
            </a:ln>
            <a:effectLst/>
          </c:spPr>
          <c:invertIfNegative val="0"/>
          <c:cat>
            <c:strRef>
              <c:f>Sheet1!$V$102:$AA$102</c:f>
              <c:strCache>
                <c:ptCount val="6"/>
                <c:pt idx="0">
                  <c:v>Accuracy</c:v>
                </c:pt>
                <c:pt idx="1">
                  <c:v>Precision </c:v>
                </c:pt>
                <c:pt idx="2">
                  <c:v>Precision VPN</c:v>
                </c:pt>
                <c:pt idx="3">
                  <c:v>Recall</c:v>
                </c:pt>
                <c:pt idx="4">
                  <c:v>Recall VPN</c:v>
                </c:pt>
                <c:pt idx="5">
                  <c:v>AUC</c:v>
                </c:pt>
              </c:strCache>
            </c:strRef>
          </c:cat>
          <c:val>
            <c:numRef>
              <c:f>Sheet1!$V$106:$AA$106</c:f>
              <c:numCache>
                <c:formatCode>0.000%</c:formatCode>
                <c:ptCount val="6"/>
                <c:pt idx="0">
                  <c:v>0.99330519350000701</c:v>
                </c:pt>
                <c:pt idx="1">
                  <c:v>0.995385333310288</c:v>
                </c:pt>
                <c:pt idx="2">
                  <c:v>0.97565268407157502</c:v>
                </c:pt>
                <c:pt idx="3">
                  <c:v>0.99712593926382498</c:v>
                </c:pt>
                <c:pt idx="4">
                  <c:v>0.96141060846943205</c:v>
                </c:pt>
                <c:pt idx="5">
                  <c:v>0.99922703412263203</c:v>
                </c:pt>
              </c:numCache>
            </c:numRef>
          </c:val>
          <c:extLst>
            <c:ext xmlns:c16="http://schemas.microsoft.com/office/drawing/2014/chart" uri="{C3380CC4-5D6E-409C-BE32-E72D297353CC}">
              <c16:uniqueId val="{00000003-1B1B-4ECB-ACF5-1C28D9DA76B0}"/>
            </c:ext>
          </c:extLst>
        </c:ser>
        <c:ser>
          <c:idx val="4"/>
          <c:order val="4"/>
          <c:tx>
            <c:strRef>
              <c:f>Sheet1!$U$107</c:f>
              <c:strCache>
                <c:ptCount val="1"/>
                <c:pt idx="0">
                  <c:v>Combined</c:v>
                </c:pt>
              </c:strCache>
            </c:strRef>
          </c:tx>
          <c:spPr>
            <a:solidFill>
              <a:schemeClr val="accent3">
                <a:lumMod val="60000"/>
              </a:schemeClr>
            </a:solidFill>
            <a:ln>
              <a:noFill/>
            </a:ln>
            <a:effectLst/>
          </c:spPr>
          <c:invertIfNegative val="0"/>
          <c:cat>
            <c:strRef>
              <c:f>Sheet1!$V$102:$AA$102</c:f>
              <c:strCache>
                <c:ptCount val="6"/>
                <c:pt idx="0">
                  <c:v>Accuracy</c:v>
                </c:pt>
                <c:pt idx="1">
                  <c:v>Precision </c:v>
                </c:pt>
                <c:pt idx="2">
                  <c:v>Precision VPN</c:v>
                </c:pt>
                <c:pt idx="3">
                  <c:v>Recall</c:v>
                </c:pt>
                <c:pt idx="4">
                  <c:v>Recall VPN</c:v>
                </c:pt>
                <c:pt idx="5">
                  <c:v>AUC</c:v>
                </c:pt>
              </c:strCache>
            </c:strRef>
          </c:cat>
          <c:val>
            <c:numRef>
              <c:f>Sheet1!$V$107:$AA$107</c:f>
              <c:numCache>
                <c:formatCode>0.000%</c:formatCode>
                <c:ptCount val="6"/>
                <c:pt idx="0">
                  <c:v>0.99311965613742104</c:v>
                </c:pt>
                <c:pt idx="1">
                  <c:v>0.99536724921779096</c:v>
                </c:pt>
                <c:pt idx="2">
                  <c:v>0.97407732864674801</c:v>
                </c:pt>
                <c:pt idx="3">
                  <c:v>0.99693548945600596</c:v>
                </c:pt>
                <c:pt idx="4">
                  <c:v>0.96126607891313698</c:v>
                </c:pt>
                <c:pt idx="5">
                  <c:v>0.99938651009396495</c:v>
                </c:pt>
              </c:numCache>
            </c:numRef>
          </c:val>
          <c:extLst>
            <c:ext xmlns:c16="http://schemas.microsoft.com/office/drawing/2014/chart" uri="{C3380CC4-5D6E-409C-BE32-E72D297353CC}">
              <c16:uniqueId val="{00000004-1B1B-4ECB-ACF5-1C28D9DA76B0}"/>
            </c:ext>
          </c:extLst>
        </c:ser>
        <c:dLbls>
          <c:showLegendKey val="0"/>
          <c:showVal val="0"/>
          <c:showCatName val="0"/>
          <c:showSerName val="0"/>
          <c:showPercent val="0"/>
          <c:showBubbleSize val="0"/>
        </c:dLbls>
        <c:gapWidth val="219"/>
        <c:overlap val="-27"/>
        <c:axId val="1113616527"/>
        <c:axId val="1076378223"/>
      </c:barChart>
      <c:catAx>
        <c:axId val="11136165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076378223"/>
        <c:crosses val="autoZero"/>
        <c:auto val="1"/>
        <c:lblAlgn val="ctr"/>
        <c:lblOffset val="100"/>
        <c:noMultiLvlLbl val="0"/>
      </c:catAx>
      <c:valAx>
        <c:axId val="1076378223"/>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11361652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12DC6-1A77-4897-B11F-62ED89E9F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35</Pages>
  <Words>7286</Words>
  <Characters>41531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Boerger</dc:creator>
  <cp:keywords/>
  <dc:description/>
  <cp:lastModifiedBy>Jonathan Boerger</cp:lastModifiedBy>
  <cp:revision>8</cp:revision>
  <dcterms:created xsi:type="dcterms:W3CDTF">2020-07-10T04:06:00Z</dcterms:created>
  <dcterms:modified xsi:type="dcterms:W3CDTF">2020-07-10T14:27:00Z</dcterms:modified>
</cp:coreProperties>
</file>